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181" w:header="720" w:footer="720"/>
          <w:pgNumType w:start="1"/>
        </w:sectPr>
      </w:pPr>
      <w:bookmarkStart w:colFirst="0" w:colLast="0" w:name="_vxb3lbe7nfjq"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Chương 1+2</w:t>
      </w:r>
      <w:r w:rsidDel="00000000" w:rsidR="00000000" w:rsidRPr="00000000">
        <w:rPr>
          <w:rtl w:val="0"/>
        </w:rPr>
      </w:r>
    </w:p>
    <w:p w:rsidR="00000000" w:rsidDel="00000000" w:rsidP="00000000" w:rsidRDefault="00000000" w:rsidRPr="00000000" w14:paraId="00000002">
      <w:pPr>
        <w:spacing w:after="120" w:before="120" w:line="332" w:lineRule="auto"/>
        <w:ind w:firstLine="0"/>
        <w:jc w:val="center"/>
        <w:rPr>
          <w:b w:val="1"/>
          <w:bCs w:val="1"/>
          <w:sz w:val="34"/>
          <w:szCs w:val="34"/>
        </w:rPr>
      </w:pPr>
      <w:r w:rsidDel="00000000" w:rsidR="00000000" w:rsidRPr="00000000">
        <w:rPr>
          <w:b w:val="1"/>
          <w:bCs w:val="1"/>
          <w:sz w:val="34"/>
          <w:szCs w:val="34"/>
          <w:rtl w:val="0"/>
        </w:rPr>
        <w:t xml:space="preserve">THÀNH PHỐ ĐÀ NẴNG</w:t>
      </w:r>
    </w:p>
    <w:p w:rsidR="00000000" w:rsidDel="00000000" w:rsidP="00000000" w:rsidRDefault="00000000" w:rsidRPr="00000000" w14:paraId="00000003">
      <w:pPr>
        <w:spacing w:after="120" w:before="120" w:line="332" w:lineRule="auto"/>
        <w:ind w:firstLine="0"/>
        <w:jc w:val="center"/>
        <w:rPr>
          <w:b w:val="1"/>
          <w:bCs w:val="1"/>
          <w:sz w:val="34"/>
          <w:szCs w:val="34"/>
        </w:rPr>
      </w:pPr>
      <w:r w:rsidDel="00000000" w:rsidR="00000000" w:rsidRPr="00000000">
        <w:rPr>
          <w:b w:val="1"/>
          <w:bCs w:val="1"/>
          <w:sz w:val="34"/>
          <w:szCs w:val="34"/>
          <w:rtl w:val="0"/>
        </w:rPr>
        <w:t xml:space="preserve">TRƯỜNG ĐẠI HỌC BÁCH KHOA – ĐẠI HỌC ĐÀ NẴNG</w:t>
      </w:r>
    </w:p>
    <w:p w:rsidR="00000000" w:rsidDel="00000000" w:rsidP="00000000" w:rsidRDefault="00000000" w:rsidRPr="00000000" w14:paraId="00000004">
      <w:pPr>
        <w:spacing w:after="120" w:before="120" w:line="332" w:lineRule="auto"/>
        <w:ind w:firstLine="0"/>
        <w:jc w:val="center"/>
        <w:rPr>
          <w:b w:val="1"/>
          <w:bCs w:val="1"/>
          <w:sz w:val="34"/>
          <w:szCs w:val="34"/>
        </w:rPr>
      </w:pPr>
      <w:r w:rsidDel="00000000" w:rsidR="00000000" w:rsidRPr="00000000">
        <w:rPr>
          <w:b w:val="1"/>
          <w:bCs w:val="1"/>
          <w:sz w:val="34"/>
          <w:szCs w:val="34"/>
          <w:rtl w:val="0"/>
        </w:rPr>
        <w:t xml:space="preserve">KHOA CÔNG NGHỆ THÔNG TIN</w:t>
      </w:r>
    </w:p>
    <w:p w:rsidR="00000000" w:rsidDel="00000000" w:rsidP="00000000" w:rsidRDefault="00000000" w:rsidRPr="00000000" w14:paraId="00000005">
      <w:pPr>
        <w:spacing w:after="120" w:before="120" w:line="332" w:lineRule="auto"/>
        <w:ind w:firstLine="0"/>
        <w:jc w:val="center"/>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006">
      <w:pPr>
        <w:spacing w:after="120" w:before="120" w:line="332" w:lineRule="auto"/>
        <w:ind w:firstLine="0"/>
        <w:jc w:val="center"/>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007">
      <w:pPr>
        <w:spacing w:after="120" w:before="120" w:line="332" w:lineRule="auto"/>
        <w:ind w:firstLine="0"/>
        <w:jc w:val="center"/>
        <w:rPr>
          <w:b w:val="1"/>
          <w:bCs w:val="1"/>
          <w:sz w:val="34"/>
          <w:szCs w:val="34"/>
        </w:rPr>
      </w:pPr>
      <w:r w:rsidDel="00000000" w:rsidR="00000000" w:rsidRPr="00000000">
        <w:rPr>
          <w:b w:val="1"/>
          <w:bCs w:val="1"/>
          <w:sz w:val="34"/>
          <w:szCs w:val="34"/>
          <w:rtl w:val="0"/>
        </w:rPr>
        <w:t xml:space="preserve">BÁO CÁO KINH TẾ KỸ THUẬT</w:t>
      </w:r>
    </w:p>
    <w:p w:rsidR="00000000" w:rsidDel="00000000" w:rsidP="00000000" w:rsidRDefault="00000000" w:rsidRPr="00000000" w14:paraId="00000008">
      <w:pPr>
        <w:spacing w:after="120" w:before="120" w:line="332" w:lineRule="auto"/>
        <w:ind w:firstLine="0"/>
        <w:jc w:val="center"/>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009">
      <w:pPr>
        <w:spacing w:after="120" w:before="120" w:line="332" w:lineRule="auto"/>
        <w:ind w:firstLine="0"/>
        <w:jc w:val="center"/>
        <w:rPr>
          <w:b w:val="1"/>
          <w:bCs w:val="1"/>
          <w:sz w:val="34"/>
          <w:szCs w:val="34"/>
        </w:rPr>
      </w:pPr>
      <w:r w:rsidDel="00000000" w:rsidR="00000000" w:rsidRPr="00000000">
        <w:rPr>
          <w:b w:val="1"/>
          <w:bCs w:val="1"/>
          <w:sz w:val="34"/>
          <w:szCs w:val="34"/>
          <w:rtl w:val="0"/>
        </w:rPr>
        <w:t xml:space="preserve">DỰ ÁN:</w:t>
      </w:r>
    </w:p>
    <w:p w:rsidR="00000000" w:rsidDel="00000000" w:rsidP="00000000" w:rsidRDefault="00000000" w:rsidRPr="00000000" w14:paraId="0000000A">
      <w:pPr>
        <w:spacing w:after="120" w:before="120" w:line="332" w:lineRule="auto"/>
        <w:ind w:firstLine="0"/>
        <w:jc w:val="center"/>
        <w:rPr>
          <w:b w:val="1"/>
          <w:bCs w:val="1"/>
          <w:sz w:val="34"/>
          <w:szCs w:val="34"/>
        </w:rPr>
      </w:pPr>
      <w:r w:rsidDel="00000000" w:rsidR="00000000" w:rsidRPr="00000000">
        <w:rPr>
          <w:b w:val="1"/>
          <w:bCs w:val="1"/>
          <w:sz w:val="34"/>
          <w:szCs w:val="34"/>
          <w:rtl w:val="0"/>
        </w:rPr>
        <w:t xml:space="preserve">XÂY DỰNG HỆ THỐNG QUẢN TRỊ CÔNG VIỆC VÀ KPI NỘI BỘ</w:t>
      </w:r>
    </w:p>
    <w:p w:rsidR="00000000" w:rsidDel="00000000" w:rsidP="00000000" w:rsidRDefault="00000000" w:rsidRPr="00000000" w14:paraId="0000000B">
      <w:pPr>
        <w:spacing w:after="120" w:before="120" w:line="332" w:lineRule="auto"/>
        <w:ind w:firstLine="0"/>
        <w:jc w:val="center"/>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00C">
      <w:pPr>
        <w:spacing w:after="120" w:before="120" w:line="332" w:lineRule="auto"/>
        <w:ind w:right="520" w:firstLine="0"/>
        <w:jc w:val="center"/>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00D">
      <w:pPr>
        <w:spacing w:after="120" w:before="120" w:line="332" w:lineRule="auto"/>
        <w:ind w:firstLine="0"/>
        <w:jc w:val="center"/>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00E">
      <w:pPr>
        <w:spacing w:after="120" w:before="120" w:line="332" w:lineRule="auto"/>
        <w:ind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0F">
      <w:pPr>
        <w:spacing w:after="120" w:before="120" w:line="332" w:lineRule="auto"/>
        <w:ind w:firstLine="0"/>
        <w:jc w:val="center"/>
        <w:rPr>
          <w:b w:val="1"/>
          <w:bCs w:val="1"/>
        </w:rPr>
      </w:pPr>
      <w:r w:rsidDel="00000000" w:rsidR="00000000" w:rsidRPr="00000000">
        <w:rPr>
          <w:rtl w:val="0"/>
        </w:rPr>
      </w:r>
    </w:p>
    <w:p w:rsidR="00000000" w:rsidDel="00000000" w:rsidP="00000000" w:rsidRDefault="00000000" w:rsidRPr="00000000" w14:paraId="00000010">
      <w:pPr>
        <w:spacing w:after="120" w:before="120" w:line="332" w:lineRule="auto"/>
        <w:ind w:firstLine="0"/>
        <w:jc w:val="center"/>
        <w:rPr>
          <w:b w:val="1"/>
          <w:bCs w:val="1"/>
        </w:rPr>
      </w:pPr>
      <w:r w:rsidDel="00000000" w:rsidR="00000000" w:rsidRPr="00000000">
        <w:rPr>
          <w:rtl w:val="0"/>
        </w:rPr>
      </w:r>
    </w:p>
    <w:p w:rsidR="00000000" w:rsidDel="00000000" w:rsidP="00000000" w:rsidRDefault="00000000" w:rsidRPr="00000000" w14:paraId="00000011">
      <w:pPr>
        <w:spacing w:after="120" w:before="120" w:line="332" w:lineRule="auto"/>
        <w:ind w:firstLine="0"/>
        <w:jc w:val="center"/>
        <w:rPr>
          <w:b w:val="1"/>
          <w:bCs w:val="1"/>
        </w:rPr>
      </w:pPr>
      <w:r w:rsidDel="00000000" w:rsidR="00000000" w:rsidRPr="00000000">
        <w:rPr>
          <w:rtl w:val="0"/>
        </w:rPr>
      </w:r>
    </w:p>
    <w:p w:rsidR="00000000" w:rsidDel="00000000" w:rsidP="00000000" w:rsidRDefault="00000000" w:rsidRPr="00000000" w14:paraId="00000012">
      <w:pPr>
        <w:spacing w:after="120" w:before="120" w:line="332" w:lineRule="auto"/>
        <w:ind w:firstLine="0"/>
        <w:jc w:val="center"/>
        <w:rPr>
          <w:b w:val="1"/>
          <w:bCs w:val="1"/>
        </w:rPr>
      </w:pPr>
      <w:r w:rsidDel="00000000" w:rsidR="00000000" w:rsidRPr="00000000">
        <w:rPr>
          <w:rtl w:val="0"/>
        </w:rPr>
      </w:r>
    </w:p>
    <w:p w:rsidR="00000000" w:rsidDel="00000000" w:rsidP="00000000" w:rsidRDefault="00000000" w:rsidRPr="00000000" w14:paraId="00000013">
      <w:pPr>
        <w:spacing w:after="120" w:before="120" w:line="332" w:lineRule="auto"/>
        <w:ind w:firstLine="0"/>
        <w:jc w:val="center"/>
        <w:rPr>
          <w:b w:val="1"/>
          <w:bCs w:val="1"/>
        </w:rPr>
      </w:pPr>
      <w:r w:rsidDel="00000000" w:rsidR="00000000" w:rsidRPr="00000000">
        <w:rPr>
          <w:rtl w:val="0"/>
        </w:rPr>
      </w:r>
    </w:p>
    <w:p w:rsidR="00000000" w:rsidDel="00000000" w:rsidP="00000000" w:rsidRDefault="00000000" w:rsidRPr="00000000" w14:paraId="00000014">
      <w:pPr>
        <w:spacing w:after="120" w:before="120" w:line="332" w:lineRule="auto"/>
        <w:ind w:firstLine="0"/>
        <w:jc w:val="center"/>
        <w:rPr>
          <w:b w:val="1"/>
          <w:bCs w:val="1"/>
        </w:rPr>
      </w:pPr>
      <w:r w:rsidDel="00000000" w:rsidR="00000000" w:rsidRPr="00000000">
        <w:rPr>
          <w:rtl w:val="0"/>
        </w:rPr>
      </w:r>
    </w:p>
    <w:p w:rsidR="00000000" w:rsidDel="00000000" w:rsidP="00000000" w:rsidRDefault="00000000" w:rsidRPr="00000000" w14:paraId="00000015">
      <w:pPr>
        <w:spacing w:before="240" w:line="240" w:lineRule="auto"/>
        <w:ind w:left="3600" w:right="77" w:firstLine="0"/>
        <w:jc w:val="left"/>
        <w:rPr>
          <w:b w:val="1"/>
          <w:bCs w:val="1"/>
        </w:rPr>
      </w:pPr>
      <w:r w:rsidDel="00000000" w:rsidR="00000000" w:rsidRPr="00000000">
        <w:rPr>
          <w:b w:val="1"/>
          <w:bCs w:val="1"/>
          <w:rtl w:val="0"/>
        </w:rPr>
        <w:t xml:space="preserve">Đà Nẵng, năm 2026</w:t>
      </w:r>
    </w:p>
    <w:p w:rsidR="00000000" w:rsidDel="00000000" w:rsidP="00000000" w:rsidRDefault="00000000" w:rsidRPr="00000000" w14:paraId="00000016">
      <w:pPr>
        <w:spacing w:before="240" w:line="240" w:lineRule="auto"/>
        <w:ind w:right="77" w:firstLine="1"/>
        <w:jc w:val="center"/>
        <w:rPr>
          <w:b w:val="1"/>
          <w:bCs w:val="1"/>
        </w:rPr>
      </w:pPr>
      <w:r w:rsidDel="00000000" w:rsidR="00000000" w:rsidRPr="00000000">
        <w:rPr>
          <w:rtl w:val="0"/>
        </w:rPr>
      </w:r>
    </w:p>
    <w:p w:rsidR="00000000" w:rsidDel="00000000" w:rsidP="00000000" w:rsidRDefault="00000000" w:rsidRPr="00000000" w14:paraId="00000017">
      <w:pPr>
        <w:pStyle w:val="Heading1"/>
        <w:jc w:val="center"/>
        <w:rPr>
          <w:sz w:val="24"/>
          <w:szCs w:val="24"/>
        </w:rPr>
      </w:pPr>
      <w:bookmarkStart w:colFirst="0" w:colLast="0" w:name="_j3770q77b33b" w:id="1"/>
      <w:bookmarkEnd w:id="1"/>
      <w:r w:rsidDel="00000000" w:rsidR="00000000" w:rsidRPr="00000000">
        <w:rPr>
          <w:sz w:val="24"/>
          <w:szCs w:val="24"/>
          <w:rtl w:val="0"/>
        </w:rPr>
        <w:t xml:space="preserve">Mục lục</w:t>
      </w:r>
    </w:p>
    <w:sdt>
      <w:sdtPr>
        <w:id w:val="-1191773286"/>
        <w:docPartObj>
          <w:docPartGallery w:val="Table of Contents"/>
          <w:docPartUnique w:val="1"/>
        </w:docPartObj>
      </w:sdtPr>
      <w:sdtContent>
        <w:p w:rsidR="00000000" w:rsidDel="00000000" w:rsidP="00000000" w:rsidRDefault="00000000" w:rsidRPr="00000000" w14:paraId="00000018">
          <w:pPr>
            <w:tabs>
              <w:tab w:val="right" w:leader="none" w:pos="9356"/>
            </w:tabs>
            <w:spacing w:after="100" w:lineRule="auto"/>
            <w:rPr/>
          </w:pPr>
          <w:r w:rsidDel="00000000" w:rsidR="00000000" w:rsidRPr="00000000">
            <w:fldChar w:fldCharType="begin"/>
            <w:instrText xml:space="preserve"> TOC \h \u \z \t "Heading 1,1,Heading 2,2,Heading 3,3,"</w:instrText>
            <w:fldChar w:fldCharType="separate"/>
          </w:r>
          <w:hyperlink w:anchor="_j3770q77b33b">
            <w:r w:rsidDel="00000000" w:rsidR="00000000" w:rsidRPr="00000000">
              <w:rPr>
                <w:rtl w:val="0"/>
              </w:rPr>
              <w:t xml:space="preserve">Mục lục</w:t>
              <w:tab/>
              <w:t xml:space="preserve">2</w:t>
            </w:r>
          </w:hyperlink>
          <w:r w:rsidDel="00000000" w:rsidR="00000000" w:rsidRPr="00000000">
            <w:rPr>
              <w:rtl w:val="0"/>
            </w:rPr>
          </w:r>
        </w:p>
        <w:p w:rsidR="00000000" w:rsidDel="00000000" w:rsidP="00000000" w:rsidRDefault="00000000" w:rsidRPr="00000000" w14:paraId="00000019">
          <w:pPr>
            <w:tabs>
              <w:tab w:val="right" w:leader="none" w:pos="9356"/>
            </w:tabs>
            <w:spacing w:after="100" w:lineRule="auto"/>
            <w:rPr/>
          </w:pPr>
          <w:hyperlink w:anchor="_33swsvybli2h">
            <w:r w:rsidDel="00000000" w:rsidR="00000000" w:rsidRPr="00000000">
              <w:rPr>
                <w:rtl w:val="0"/>
              </w:rPr>
              <w:t xml:space="preserve">CHƯƠNG I : GIỚI THIỆU VÀ TÓM TẮT NHIỆM VỤ XÂY DỰNG HỒ SƠ</w:t>
              <w:tab/>
              <w:t xml:space="preserve">3</w:t>
            </w:r>
          </w:hyperlink>
          <w:r w:rsidDel="00000000" w:rsidR="00000000" w:rsidRPr="00000000">
            <w:rPr>
              <w:rtl w:val="0"/>
            </w:rPr>
          </w:r>
        </w:p>
        <w:p w:rsidR="00000000" w:rsidDel="00000000" w:rsidP="00000000" w:rsidRDefault="00000000" w:rsidRPr="00000000" w14:paraId="0000001A">
          <w:pPr>
            <w:tabs>
              <w:tab w:val="right" w:leader="none" w:pos="9356"/>
            </w:tabs>
            <w:spacing w:after="100" w:lineRule="auto"/>
            <w:rPr/>
          </w:pPr>
          <w:hyperlink w:anchor="_33swsvybli2h">
            <w:r w:rsidDel="00000000" w:rsidR="00000000" w:rsidRPr="00000000">
              <w:rPr>
                <w:rtl w:val="0"/>
              </w:rPr>
              <w:t xml:space="preserve">CHƯƠNG II. HIỆN TRẠNG ỨNG DỤNG CNTT TẠI ĐƠN VỊ</w:t>
              <w:tab/>
              <w:t xml:space="preserve">3</w:t>
            </w:r>
          </w:hyperlink>
          <w:r w:rsidDel="00000000" w:rsidR="00000000" w:rsidRPr="00000000">
            <w:rPr>
              <w:rtl w:val="0"/>
            </w:rPr>
          </w:r>
        </w:p>
        <w:p w:rsidR="00000000" w:rsidDel="00000000" w:rsidP="00000000" w:rsidRDefault="00000000" w:rsidRPr="00000000" w14:paraId="0000001B">
          <w:pPr>
            <w:tabs>
              <w:tab w:val="right" w:leader="none" w:pos="9356"/>
            </w:tabs>
            <w:spacing w:after="100" w:lineRule="auto"/>
            <w:rPr/>
          </w:pPr>
          <w:hyperlink w:anchor="_287ar3fgy1e">
            <w:r w:rsidDel="00000000" w:rsidR="00000000" w:rsidRPr="00000000">
              <w:rPr>
                <w:rtl w:val="0"/>
              </w:rPr>
              <w:t xml:space="preserve">CHƯƠNG III. PHÂN TÍCH HỆ THỐNG VÀ THUYẾT MINH GIẢI PHÁP KỸ THUẬT CÔNG NGHỆ</w:t>
              <w:tab/>
              <w:t xml:space="preserve">3</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120" w:before="480" w:lineRule="auto"/>
        <w:jc w:val="center"/>
        <w:rPr>
          <w:b w:val="1"/>
          <w:bCs w:val="1"/>
          <w:sz w:val="24"/>
          <w:szCs w:val="24"/>
        </w:rPr>
      </w:pPr>
      <w:bookmarkStart w:colFirst="0" w:colLast="0" w:name="_3zd4kpdyyrfj" w:id="2"/>
      <w:bookmarkEnd w:id="2"/>
      <w:r w:rsidDel="00000000" w:rsidR="00000000" w:rsidRPr="00000000">
        <w:rPr>
          <w:b w:val="1"/>
          <w:bCs w:val="1"/>
          <w:sz w:val="24"/>
          <w:szCs w:val="24"/>
          <w:rtl w:val="0"/>
        </w:rPr>
        <w:t xml:space="preserve">CHƯƠNG 1</w:t>
      </w:r>
    </w:p>
    <w:p w:rsidR="00000000" w:rsidDel="00000000" w:rsidP="00000000" w:rsidRDefault="00000000" w:rsidRPr="00000000" w14:paraId="0000001F">
      <w:pPr>
        <w:pStyle w:val="Heading1"/>
        <w:spacing w:after="120" w:before="120" w:lineRule="auto"/>
        <w:ind w:firstLine="0"/>
        <w:jc w:val="center"/>
        <w:rPr>
          <w:sz w:val="24"/>
          <w:szCs w:val="24"/>
        </w:rPr>
      </w:pPr>
      <w:bookmarkStart w:colFirst="0" w:colLast="0" w:name="_cm7p9bcn8gy2" w:id="3"/>
      <w:bookmarkEnd w:id="3"/>
      <w:r w:rsidDel="00000000" w:rsidR="00000000" w:rsidRPr="00000000">
        <w:rPr>
          <w:b w:val="1"/>
          <w:bCs w:val="1"/>
          <w:sz w:val="24"/>
          <w:szCs w:val="24"/>
          <w:rtl w:val="0"/>
        </w:rPr>
        <w:t xml:space="preserve">GIỚI THIỆU VÀ TÓM TẮT NHIỆM VỤ XÂY DỰNG HỒ SƠ</w:t>
      </w:r>
      <w:r w:rsidDel="00000000" w:rsidR="00000000" w:rsidRPr="00000000">
        <w:rPr>
          <w:rtl w:val="0"/>
        </w:rPr>
      </w:r>
    </w:p>
    <w:p w:rsidR="00000000" w:rsidDel="00000000" w:rsidP="00000000" w:rsidRDefault="00000000" w:rsidRPr="00000000" w14:paraId="00000020">
      <w:pPr>
        <w:pStyle w:val="Heading2"/>
        <w:numPr>
          <w:ilvl w:val="0"/>
          <w:numId w:val="10"/>
        </w:numPr>
      </w:pPr>
      <w:r w:rsidDel="00000000" w:rsidR="00000000" w:rsidRPr="00000000">
        <w:rPr>
          <w:sz w:val="24"/>
          <w:szCs w:val="24"/>
          <w:rtl w:val="0"/>
        </w:rPr>
        <w:t xml:space="preserve">Các căn cứ pháp lý để thực hiện dự án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numPr>
          <w:ilvl w:val="0"/>
          <w:numId w:val="10"/>
        </w:numPr>
      </w:pPr>
      <w:r w:rsidDel="00000000" w:rsidR="00000000" w:rsidRPr="00000000">
        <w:rPr>
          <w:sz w:val="24"/>
          <w:szCs w:val="24"/>
          <w:rtl w:val="0"/>
        </w:rPr>
        <w:t xml:space="preserve">Tên dự án</w:t>
      </w:r>
    </w:p>
    <w:p w:rsidR="00000000" w:rsidDel="00000000" w:rsidP="00000000" w:rsidRDefault="00000000" w:rsidRPr="00000000" w14:paraId="00000023">
      <w:pPr>
        <w:rPr/>
      </w:pPr>
      <w:r w:rsidDel="00000000" w:rsidR="00000000" w:rsidRPr="00000000">
        <w:rPr>
          <w:rtl w:val="0"/>
        </w:rPr>
        <w:t xml:space="preserve">Xây dựng Hệ thống Quản trị Công việc và KPI Nội bộ tích hợp Microsoft Teams (TeamsWork)</w:t>
      </w:r>
    </w:p>
    <w:p w:rsidR="00000000" w:rsidDel="00000000" w:rsidP="00000000" w:rsidRDefault="00000000" w:rsidRPr="00000000" w14:paraId="00000024">
      <w:pPr>
        <w:rPr/>
      </w:pPr>
      <w:r w:rsidDel="00000000" w:rsidR="00000000" w:rsidRPr="00000000">
        <w:rPr>
          <w:rtl w:val="0"/>
        </w:rPr>
        <w:t xml:space="preserve">Dự án được thiết kế để triển khai trong các đơn vị hành chính – sự nghiệp, doanh nghiệp vừa và nhỏ, hoặc tổ chức có nhu cầu quản lý công việc và đánh giá KPI nội bộ.</w:t>
      </w:r>
    </w:p>
    <w:p w:rsidR="00000000" w:rsidDel="00000000" w:rsidP="00000000" w:rsidRDefault="00000000" w:rsidRPr="00000000" w14:paraId="00000025">
      <w:pPr>
        <w:pStyle w:val="Heading2"/>
        <w:numPr>
          <w:ilvl w:val="0"/>
          <w:numId w:val="10"/>
        </w:numPr>
      </w:pPr>
      <w:r w:rsidDel="00000000" w:rsidR="00000000" w:rsidRPr="00000000">
        <w:rPr>
          <w:sz w:val="24"/>
          <w:szCs w:val="24"/>
          <w:rtl w:val="0"/>
        </w:rPr>
        <w:t xml:space="preserve">Tích hợp trên Hệ thống quản lý nội bộ địa phương(Hệ thống nội bộ):</w:t>
      </w:r>
    </w:p>
    <w:tbl>
      <w:tblPr>
        <w:tblStyle w:val="Table1"/>
        <w:tblW w:w="8175.0" w:type="dxa"/>
        <w:jc w:val="left"/>
        <w:tblInd w:w="450.0" w:type="dxa"/>
        <w:tblBorders>
          <w:top w:color="000000" w:space="0" w:sz="0" w:val="nil"/>
          <w:bottom w:color="000000" w:space="0" w:sz="0" w:val="nil"/>
          <w:insideH w:color="000000" w:space="0" w:sz="0" w:val="nil"/>
          <w:insideV w:color="000000" w:space="0" w:sz="0" w:val="nil"/>
        </w:tblBorders>
        <w:tblLayout w:type="fixed"/>
        <w:tblLook w:val="0400"/>
      </w:tblPr>
      <w:tblGrid>
        <w:gridCol w:w="2055"/>
        <w:gridCol w:w="2055"/>
        <w:gridCol w:w="2040"/>
        <w:gridCol w:w="2025"/>
        <w:tblGridChange w:id="0">
          <w:tblGrid>
            <w:gridCol w:w="2055"/>
            <w:gridCol w:w="2055"/>
            <w:gridCol w:w="2040"/>
            <w:gridCol w:w="2025"/>
          </w:tblGrid>
        </w:tblGridChange>
      </w:tblGrid>
      <w:tr>
        <w:trPr>
          <w:cantSplit w:val="0"/>
          <w:trHeight w:val="358.82080078125" w:hRule="atLeast"/>
          <w:tblHeader w:val="0"/>
        </w:trPr>
        <w:tc>
          <w:tcPr>
            <w:tcMar>
              <w:left w:w="28.0" w:type="dxa"/>
              <w:right w:w="28.0" w:type="dxa"/>
            </w:tcMar>
            <w:vAlign w:val="center"/>
          </w:tcPr>
          <w:p w:rsidR="00000000" w:rsidDel="00000000" w:rsidP="00000000" w:rsidRDefault="00000000" w:rsidRPr="00000000" w14:paraId="00000026">
            <w:pPr>
              <w:numPr>
                <w:ilvl w:val="0"/>
                <w:numId w:val="9"/>
              </w:numPr>
              <w:tabs>
                <w:tab w:val="left" w:leader="none" w:pos="709"/>
                <w:tab w:val="left" w:leader="none" w:pos="9085"/>
                <w:tab w:val="left" w:leader="none" w:pos="9356"/>
              </w:tabs>
              <w:spacing w:after="0" w:before="200" w:line="276" w:lineRule="auto"/>
              <w:ind w:left="720" w:hanging="360"/>
              <w:jc w:val="center"/>
            </w:pPr>
            <w:r w:rsidDel="00000000" w:rsidR="00000000" w:rsidRPr="00000000">
              <w:rPr>
                <w:strike w:val="1"/>
                <w:rtl w:val="0"/>
              </w:rPr>
            </w:r>
          </w:p>
        </w:tc>
        <w:tc>
          <w:tcPr>
            <w:tcMar>
              <w:left w:w="28.0" w:type="dxa"/>
              <w:right w:w="28.0" w:type="dxa"/>
            </w:tcMar>
            <w:vAlign w:val="center"/>
          </w:tcPr>
          <w:p w:rsidR="00000000" w:rsidDel="00000000" w:rsidP="00000000" w:rsidRDefault="00000000" w:rsidRPr="00000000" w14:paraId="00000027">
            <w:pPr>
              <w:tabs>
                <w:tab w:val="left" w:leader="none" w:pos="709"/>
                <w:tab w:val="left" w:leader="none" w:pos="9085"/>
                <w:tab w:val="left" w:leader="none" w:pos="9356"/>
              </w:tabs>
              <w:spacing w:after="0" w:before="200" w:line="276" w:lineRule="auto"/>
              <w:ind w:left="360" w:firstLine="0"/>
              <w:jc w:val="center"/>
              <w:rPr/>
            </w:pPr>
            <w:r w:rsidDel="00000000" w:rsidR="00000000" w:rsidRPr="00000000">
              <w:rPr>
                <w:rtl w:val="0"/>
              </w:rPr>
              <w:t xml:space="preserve">Có </w:t>
            </w:r>
          </w:p>
        </w:tc>
        <w:tc>
          <w:tcPr>
            <w:tcMar>
              <w:left w:w="28.0" w:type="dxa"/>
              <w:right w:w="28.0" w:type="dxa"/>
            </w:tcMar>
            <w:vAlign w:val="center"/>
          </w:tcPr>
          <w:p w:rsidR="00000000" w:rsidDel="00000000" w:rsidP="00000000" w:rsidRDefault="00000000" w:rsidRPr="00000000" w14:paraId="00000028">
            <w:pPr>
              <w:numPr>
                <w:ilvl w:val="0"/>
                <w:numId w:val="9"/>
              </w:numPr>
              <w:tabs>
                <w:tab w:val="left" w:leader="none" w:pos="709"/>
                <w:tab w:val="left" w:leader="none" w:pos="9085"/>
                <w:tab w:val="left" w:leader="none" w:pos="9356"/>
              </w:tabs>
              <w:spacing w:after="0" w:before="200" w:line="276" w:lineRule="auto"/>
              <w:ind w:left="720" w:hanging="360"/>
              <w:jc w:val="center"/>
            </w:pPr>
            <w:r w:rsidDel="00000000" w:rsidR="00000000" w:rsidRPr="00000000">
              <w:rPr>
                <w:rtl w:val="0"/>
              </w:rPr>
            </w:r>
          </w:p>
        </w:tc>
        <w:tc>
          <w:tcPr>
            <w:tcMar>
              <w:left w:w="28.0" w:type="dxa"/>
              <w:right w:w="28.0" w:type="dxa"/>
            </w:tcMar>
            <w:vAlign w:val="center"/>
          </w:tcPr>
          <w:p w:rsidR="00000000" w:rsidDel="00000000" w:rsidP="00000000" w:rsidRDefault="00000000" w:rsidRPr="00000000" w14:paraId="00000029">
            <w:pPr>
              <w:tabs>
                <w:tab w:val="left" w:leader="none" w:pos="709"/>
                <w:tab w:val="left" w:leader="none" w:pos="9085"/>
                <w:tab w:val="left" w:leader="none" w:pos="9356"/>
              </w:tabs>
              <w:spacing w:after="0" w:before="200" w:line="276" w:lineRule="auto"/>
              <w:ind w:left="720" w:hanging="360"/>
              <w:jc w:val="center"/>
              <w:rPr/>
            </w:pPr>
            <w:r w:rsidDel="00000000" w:rsidR="00000000" w:rsidRPr="00000000">
              <w:rPr>
                <w:rtl w:val="0"/>
              </w:rPr>
              <w:t xml:space="preserve">Không </w:t>
            </w:r>
          </w:p>
        </w:tc>
      </w:tr>
    </w:tbl>
    <w:p w:rsidR="00000000" w:rsidDel="00000000" w:rsidP="00000000" w:rsidRDefault="00000000" w:rsidRPr="00000000" w14:paraId="0000002A">
      <w:pPr>
        <w:pStyle w:val="Heading2"/>
        <w:numPr>
          <w:ilvl w:val="0"/>
          <w:numId w:val="10"/>
        </w:numPr>
      </w:pPr>
      <w:r w:rsidDel="00000000" w:rsidR="00000000" w:rsidRPr="00000000">
        <w:rPr>
          <w:sz w:val="24"/>
          <w:szCs w:val="24"/>
          <w:rtl w:val="0"/>
        </w:rPr>
        <w:t xml:space="preserve">Tên Chủ đầu tư</w:t>
      </w:r>
    </w:p>
    <w:p w:rsidR="00000000" w:rsidDel="00000000" w:rsidP="00000000" w:rsidRDefault="00000000" w:rsidRPr="00000000" w14:paraId="0000002B">
      <w:pPr>
        <w:rPr/>
      </w:pPr>
      <w:r w:rsidDel="00000000" w:rsidR="00000000" w:rsidRPr="00000000">
        <w:rPr>
          <w:rtl w:val="0"/>
        </w:rPr>
        <w:t xml:space="preserve">Công ty TNHH ....</w:t>
      </w:r>
    </w:p>
    <w:p w:rsidR="00000000" w:rsidDel="00000000" w:rsidP="00000000" w:rsidRDefault="00000000" w:rsidRPr="00000000" w14:paraId="0000002C">
      <w:pPr>
        <w:pStyle w:val="Heading2"/>
        <w:numPr>
          <w:ilvl w:val="0"/>
          <w:numId w:val="10"/>
        </w:numPr>
      </w:pPr>
      <w:r w:rsidDel="00000000" w:rsidR="00000000" w:rsidRPr="00000000">
        <w:rPr>
          <w:sz w:val="24"/>
          <w:szCs w:val="24"/>
          <w:rtl w:val="0"/>
        </w:rPr>
        <w:t xml:space="preserve">Địa điểm thực hiện Dự án</w:t>
      </w:r>
    </w:p>
    <w:p w:rsidR="00000000" w:rsidDel="00000000" w:rsidP="00000000" w:rsidRDefault="00000000" w:rsidRPr="00000000" w14:paraId="0000002D">
      <w:pPr>
        <w:rPr/>
      </w:pPr>
      <w:r w:rsidDel="00000000" w:rsidR="00000000" w:rsidRPr="00000000">
        <w:rPr>
          <w:rtl w:val="0"/>
        </w:rPr>
        <w:t xml:space="preserve">Trường đại học Đà Nẵng – Đại học bách khoa.</w:t>
      </w:r>
    </w:p>
    <w:p w:rsidR="00000000" w:rsidDel="00000000" w:rsidP="00000000" w:rsidRDefault="00000000" w:rsidRPr="00000000" w14:paraId="0000002E">
      <w:pPr>
        <w:rPr/>
      </w:pPr>
      <w:r w:rsidDel="00000000" w:rsidR="00000000" w:rsidRPr="00000000">
        <w:rPr>
          <w:rtl w:val="0"/>
        </w:rPr>
        <w:t xml:space="preserve">Địa chỉ: </w:t>
      </w:r>
      <w:r w:rsidDel="00000000" w:rsidR="00000000" w:rsidRPr="00000000">
        <w:rPr>
          <w:b w:val="1"/>
          <w:bCs w:val="1"/>
          <w:rtl w:val="0"/>
        </w:rPr>
        <w:t xml:space="preserve"> </w:t>
      </w:r>
      <w:r w:rsidDel="00000000" w:rsidR="00000000" w:rsidRPr="00000000">
        <w:rPr>
          <w:rtl w:val="0"/>
        </w:rPr>
        <w:t xml:space="preserve">54 Nguyễn Lương Bằng, Hoà Khánh Bắc, Liên Chiểu, Đà Nẵng 550000.</w:t>
      </w:r>
    </w:p>
    <w:p w:rsidR="00000000" w:rsidDel="00000000" w:rsidP="00000000" w:rsidRDefault="00000000" w:rsidRPr="00000000" w14:paraId="0000002F">
      <w:pPr>
        <w:pStyle w:val="Heading2"/>
        <w:numPr>
          <w:ilvl w:val="0"/>
          <w:numId w:val="10"/>
        </w:numPr>
      </w:pPr>
      <w:r w:rsidDel="00000000" w:rsidR="00000000" w:rsidRPr="00000000">
        <w:rPr>
          <w:sz w:val="24"/>
          <w:szCs w:val="24"/>
          <w:rtl w:val="0"/>
        </w:rPr>
        <w:t xml:space="preserve">Tên, địa chỉ đơn vị tư vấn, lập Thiết kế chi tiết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numPr>
          <w:ilvl w:val="0"/>
          <w:numId w:val="10"/>
        </w:numPr>
      </w:pPr>
      <w:r w:rsidDel="00000000" w:rsidR="00000000" w:rsidRPr="00000000">
        <w:rPr>
          <w:sz w:val="24"/>
          <w:szCs w:val="24"/>
          <w:rtl w:val="0"/>
        </w:rPr>
        <w:t xml:space="preserve">Tổng dự toán</w:t>
      </w:r>
    </w:p>
    <w:p w:rsidR="00000000" w:rsidDel="00000000" w:rsidP="00000000" w:rsidRDefault="00000000" w:rsidRPr="00000000" w14:paraId="00000033">
      <w:pPr>
        <w:rPr>
          <w:b w:val="1"/>
          <w:bCs w:val="1"/>
        </w:rPr>
      </w:pPr>
      <w:r w:rsidDel="00000000" w:rsidR="00000000" w:rsidRPr="00000000">
        <w:rPr>
          <w:b w:val="1"/>
          <w:bCs w:val="1"/>
          <w:rtl w:val="0"/>
        </w:rPr>
        <w:t xml:space="preserve">100.000.000 VNĐ.</w:t>
      </w:r>
    </w:p>
    <w:p w:rsidR="00000000" w:rsidDel="00000000" w:rsidP="00000000" w:rsidRDefault="00000000" w:rsidRPr="00000000" w14:paraId="00000034">
      <w:pPr>
        <w:jc w:val="left"/>
        <w:rPr/>
      </w:pPr>
      <w:r w:rsidDel="00000000" w:rsidR="00000000" w:rsidRPr="00000000">
        <w:rPr>
          <w:rtl w:val="0"/>
        </w:rPr>
        <w:t xml:space="preserve">(</w:t>
      </w:r>
      <w:r w:rsidDel="00000000" w:rsidR="00000000" w:rsidRPr="00000000">
        <w:rPr>
          <w:i w:val="1"/>
          <w:iCs w:val="1"/>
          <w:rtl w:val="0"/>
        </w:rPr>
        <w:t xml:space="preserve">Bằng chữ: Một trăm triệu đồn</w:t>
      </w:r>
      <w:r w:rsidDel="00000000" w:rsidR="00000000" w:rsidRPr="00000000">
        <w:rPr>
          <w:rtl w:val="0"/>
        </w:rPr>
        <w:t xml:space="preserve">).</w:t>
      </w:r>
    </w:p>
    <w:p w:rsidR="00000000" w:rsidDel="00000000" w:rsidP="00000000" w:rsidRDefault="00000000" w:rsidRPr="00000000" w14:paraId="00000035">
      <w:pPr>
        <w:pStyle w:val="Heading2"/>
        <w:numPr>
          <w:ilvl w:val="0"/>
          <w:numId w:val="10"/>
        </w:numPr>
      </w:pPr>
      <w:r w:rsidDel="00000000" w:rsidR="00000000" w:rsidRPr="00000000">
        <w:rPr>
          <w:sz w:val="24"/>
          <w:szCs w:val="24"/>
          <w:rtl w:val="0"/>
        </w:rPr>
        <w:t xml:space="preserve">Loại nguồn vốn đầu tư</w:t>
      </w:r>
    </w:p>
    <w:p w:rsidR="00000000" w:rsidDel="00000000" w:rsidP="00000000" w:rsidRDefault="00000000" w:rsidRPr="00000000" w14:paraId="00000036">
      <w:pPr>
        <w:rPr/>
      </w:pPr>
      <w:r w:rsidDel="00000000" w:rsidR="00000000" w:rsidRPr="00000000">
        <w:rPr>
          <w:rtl w:val="0"/>
        </w:rPr>
        <w:t xml:space="preserve">Nguồn vốn sự nghiệp CNTT của địa phương năm 2026.</w:t>
      </w:r>
    </w:p>
    <w:p w:rsidR="00000000" w:rsidDel="00000000" w:rsidP="00000000" w:rsidRDefault="00000000" w:rsidRPr="00000000" w14:paraId="00000037">
      <w:pPr>
        <w:pStyle w:val="Heading2"/>
        <w:numPr>
          <w:ilvl w:val="0"/>
          <w:numId w:val="10"/>
        </w:numPr>
      </w:pPr>
      <w:r w:rsidDel="00000000" w:rsidR="00000000" w:rsidRPr="00000000">
        <w:rPr>
          <w:sz w:val="24"/>
          <w:szCs w:val="24"/>
          <w:rtl w:val="0"/>
        </w:rPr>
        <w:t xml:space="preserve">Thời gian thực hiện</w:t>
      </w:r>
    </w:p>
    <w:p w:rsidR="00000000" w:rsidDel="00000000" w:rsidP="00000000" w:rsidRDefault="00000000" w:rsidRPr="00000000" w14:paraId="00000038">
      <w:pPr>
        <w:rPr/>
      </w:pPr>
      <w:r w:rsidDel="00000000" w:rsidR="00000000" w:rsidRPr="00000000">
        <w:rPr>
          <w:rtl w:val="0"/>
        </w:rPr>
        <w:t xml:space="preserve">Năm 2026.</w:t>
      </w:r>
    </w:p>
    <w:p w:rsidR="00000000" w:rsidDel="00000000" w:rsidP="00000000" w:rsidRDefault="00000000" w:rsidRPr="00000000" w14:paraId="00000039">
      <w:pPr>
        <w:pStyle w:val="Heading2"/>
        <w:numPr>
          <w:ilvl w:val="0"/>
          <w:numId w:val="10"/>
        </w:numPr>
      </w:pPr>
      <w:r w:rsidDel="00000000" w:rsidR="00000000" w:rsidRPr="00000000">
        <w:rPr>
          <w:sz w:val="24"/>
          <w:szCs w:val="24"/>
          <w:rtl w:val="0"/>
        </w:rPr>
        <w:t xml:space="preserve">Yêu cầu, phạm vi theo chủ trương được phê duyệt</w:t>
      </w:r>
    </w:p>
    <w:p w:rsidR="00000000" w:rsidDel="00000000" w:rsidP="00000000" w:rsidRDefault="00000000" w:rsidRPr="00000000" w14:paraId="0000003A">
      <w:pPr>
        <w:rPr/>
      </w:pPr>
      <w:r w:rsidDel="00000000" w:rsidR="00000000" w:rsidRPr="00000000">
        <w:rPr>
          <w:rtl w:val="0"/>
        </w:rPr>
        <w:t xml:space="preserve">Căn cứ theo </w:t>
      </w:r>
      <w:r w:rsidDel="00000000" w:rsidR="00000000" w:rsidRPr="00000000">
        <w:rPr>
          <w:b w:val="1"/>
          <w:bCs w:val="1"/>
          <w:rtl w:val="0"/>
        </w:rPr>
        <w:t xml:space="preserve">Quyết định số .../QĐ-GĐ ngày 22/5/2025</w:t>
      </w:r>
      <w:r w:rsidDel="00000000" w:rsidR="00000000" w:rsidRPr="00000000">
        <w:rPr>
          <w:rtl w:val="0"/>
        </w:rPr>
        <w:t xml:space="preserve"> về việc phê duyệt chủ trương đầu tư dự án, dự án tập trung vào các yêu cầu và phạm vi cốt lõi sau:</w:t>
      </w:r>
    </w:p>
    <w:p w:rsidR="00000000" w:rsidDel="00000000" w:rsidP="00000000" w:rsidRDefault="00000000" w:rsidRPr="00000000" w14:paraId="0000003B">
      <w:pPr>
        <w:numPr>
          <w:ilvl w:val="0"/>
          <w:numId w:val="12"/>
        </w:numPr>
        <w:ind w:left="720" w:hanging="360"/>
      </w:pPr>
      <w:r w:rsidDel="00000000" w:rsidR="00000000" w:rsidRPr="00000000">
        <w:rPr>
          <w:b w:val="1"/>
          <w:bCs w:val="1"/>
          <w:rtl w:val="0"/>
        </w:rPr>
        <w:t xml:space="preserve">Yêu cầu về tính năng:</w:t>
      </w:r>
      <w:r w:rsidDel="00000000" w:rsidR="00000000" w:rsidRPr="00000000">
        <w:rPr>
          <w:rtl w:val="0"/>
        </w:rPr>
        <w:t xml:space="preserve"> Xây dựng hệ thống quản lý tập trung, cho phép giao việc, đôn đốc tiến độ và tự động hóa quy trình đánh giá KPI dựa trên kết quả thực hiện nhiệm vụ thực tế.</w:t>
      </w:r>
    </w:p>
    <w:p w:rsidR="00000000" w:rsidDel="00000000" w:rsidP="00000000" w:rsidRDefault="00000000" w:rsidRPr="00000000" w14:paraId="0000003C">
      <w:pPr>
        <w:numPr>
          <w:ilvl w:val="0"/>
          <w:numId w:val="12"/>
        </w:numPr>
        <w:ind w:left="720" w:hanging="360"/>
      </w:pPr>
      <w:r w:rsidDel="00000000" w:rsidR="00000000" w:rsidRPr="00000000">
        <w:rPr>
          <w:b w:val="1"/>
          <w:bCs w:val="1"/>
          <w:rtl w:val="0"/>
        </w:rPr>
        <w:t xml:space="preserve">Phạm vi người dùng:</w:t>
      </w:r>
      <w:r w:rsidDel="00000000" w:rsidR="00000000" w:rsidRPr="00000000">
        <w:rPr>
          <w:rtl w:val="0"/>
        </w:rPr>
        <w:t xml:space="preserve"> Triển khai cho toàn bộ lãnh đạo, cán bộ, công chức, viên chức và người lao động thuộc cơ quan quản lý và các đơn vị trực thuộc.</w:t>
      </w:r>
    </w:p>
    <w:p w:rsidR="00000000" w:rsidDel="00000000" w:rsidP="00000000" w:rsidRDefault="00000000" w:rsidRPr="00000000" w14:paraId="0000003D">
      <w:pPr>
        <w:numPr>
          <w:ilvl w:val="0"/>
          <w:numId w:val="12"/>
        </w:numPr>
        <w:ind w:left="720" w:hanging="360"/>
      </w:pPr>
      <w:r w:rsidDel="00000000" w:rsidR="00000000" w:rsidRPr="00000000">
        <w:rPr>
          <w:b w:val="1"/>
          <w:bCs w:val="1"/>
          <w:rtl w:val="0"/>
        </w:rPr>
        <w:t xml:space="preserve">Phạm vi hạ tầng:</w:t>
      </w:r>
      <w:r w:rsidDel="00000000" w:rsidR="00000000" w:rsidRPr="00000000">
        <w:rPr>
          <w:rtl w:val="0"/>
        </w:rPr>
        <w:t xml:space="preserve"> Hệ thống được cài đặt và vận hành tập trung tại Trung tâm dữ liệu của đơn vị, đảm bảo kết nối thông suốt qua mạng truyền số liệu chuyên dùng.</w:t>
      </w:r>
    </w:p>
    <w:p w:rsidR="00000000" w:rsidDel="00000000" w:rsidP="00000000" w:rsidRDefault="00000000" w:rsidRPr="00000000" w14:paraId="0000003E">
      <w:pPr>
        <w:numPr>
          <w:ilvl w:val="0"/>
          <w:numId w:val="12"/>
        </w:numPr>
        <w:ind w:left="720" w:hanging="360"/>
      </w:pPr>
      <w:r w:rsidDel="00000000" w:rsidR="00000000" w:rsidRPr="00000000">
        <w:rPr>
          <w:b w:val="1"/>
          <w:bCs w:val="1"/>
          <w:rtl w:val="0"/>
        </w:rPr>
        <w:t xml:space="preserve">Phạm vi tích hợp:</w:t>
      </w:r>
      <w:r w:rsidDel="00000000" w:rsidR="00000000" w:rsidRPr="00000000">
        <w:rPr>
          <w:rtl w:val="0"/>
        </w:rPr>
        <w:t xml:space="preserve"> Đảm bảo khả năng kết nối, chia sẻ dữ liệu với Hệ thống thông tin giải quyết thủ tục hành chính và các trục liên thông dữ liệu của Thành phố.</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numPr>
          <w:ilvl w:val="0"/>
          <w:numId w:val="10"/>
        </w:numPr>
      </w:pPr>
      <w:r w:rsidDel="00000000" w:rsidR="00000000" w:rsidRPr="00000000">
        <w:rPr>
          <w:sz w:val="24"/>
          <w:szCs w:val="24"/>
          <w:rtl w:val="0"/>
        </w:rPr>
        <w:t xml:space="preserve">Khái quát nội dung thực hiện</w:t>
      </w:r>
    </w:p>
    <w:p w:rsidR="00000000" w:rsidDel="00000000" w:rsidP="00000000" w:rsidRDefault="00000000" w:rsidRPr="00000000" w14:paraId="00000041">
      <w:pPr>
        <w:rPr/>
      </w:pPr>
      <w:r w:rsidDel="00000000" w:rsidR="00000000" w:rsidRPr="00000000">
        <w:rPr>
          <w:rtl w:val="0"/>
        </w:rPr>
        <w:t xml:space="preserve">Trong phạm vi dự án năm 2026 (theo Quyết định số số 45/2026 /QĐ-GĐ), khái quát các nội dung trọng tâm thực hiện như sau:</w:t>
      </w:r>
    </w:p>
    <w:p w:rsidR="00000000" w:rsidDel="00000000" w:rsidP="00000000" w:rsidRDefault="00000000" w:rsidRPr="00000000" w14:paraId="00000042">
      <w:pPr>
        <w:ind w:firstLine="0"/>
        <w:rPr>
          <w:b w:val="1"/>
          <w:bCs w:val="1"/>
        </w:rPr>
      </w:pPr>
      <w:r w:rsidDel="00000000" w:rsidR="00000000" w:rsidRPr="00000000">
        <w:rPr>
          <w:b w:val="1"/>
          <w:bCs w:val="1"/>
          <w:rtl w:val="0"/>
        </w:rPr>
        <w:t xml:space="preserve">Công việc 1: Xây dựng phần mềm nội bộ, bao gồm các chức năng như sau.</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9180"/>
        <w:tblGridChange w:id="0">
          <w:tblGrid>
            <w:gridCol w:w="900"/>
            <w:gridCol w:w="9180"/>
          </w:tblGrid>
        </w:tblGridChange>
      </w:tblGrid>
      <w:tr>
        <w:trPr>
          <w:cantSplit w:val="0"/>
          <w:tblHeader w:val="0"/>
        </w:trPr>
        <w:tc>
          <w:tcPr/>
          <w:p w:rsidR="00000000" w:rsidDel="00000000" w:rsidP="00000000" w:rsidRDefault="00000000" w:rsidRPr="00000000" w14:paraId="00000043">
            <w:pPr>
              <w:spacing w:after="160" w:lineRule="auto"/>
              <w:ind w:firstLine="0"/>
              <w:rPr>
                <w:b w:val="1"/>
                <w:bCs w:val="1"/>
              </w:rPr>
            </w:pPr>
            <w:r w:rsidDel="00000000" w:rsidR="00000000" w:rsidRPr="00000000">
              <w:rPr>
                <w:b w:val="1"/>
                <w:bCs w:val="1"/>
                <w:rtl w:val="0"/>
              </w:rPr>
              <w:t xml:space="preserve">STT</w:t>
            </w:r>
          </w:p>
        </w:tc>
        <w:tc>
          <w:tcPr/>
          <w:p w:rsidR="00000000" w:rsidDel="00000000" w:rsidP="00000000" w:rsidRDefault="00000000" w:rsidRPr="00000000" w14:paraId="00000044">
            <w:pPr>
              <w:spacing w:after="160" w:lineRule="auto"/>
              <w:ind w:firstLine="0"/>
              <w:rPr>
                <w:b w:val="1"/>
                <w:bCs w:val="1"/>
              </w:rPr>
            </w:pPr>
            <w:r w:rsidDel="00000000" w:rsidR="00000000" w:rsidRPr="00000000">
              <w:rPr>
                <w:b w:val="1"/>
                <w:bCs w:val="1"/>
                <w:rtl w:val="0"/>
              </w:rPr>
              <w:t xml:space="preserve">Yêu cầu chức năng</w:t>
            </w:r>
          </w:p>
        </w:tc>
      </w:tr>
      <w:tr>
        <w:trPr>
          <w:cantSplit w:val="0"/>
          <w:tblHeader w:val="0"/>
        </w:trPr>
        <w:tc>
          <w:tcPr/>
          <w:p w:rsidR="00000000" w:rsidDel="00000000" w:rsidP="00000000" w:rsidRDefault="00000000" w:rsidRPr="00000000" w14:paraId="00000045">
            <w:pPr>
              <w:spacing w:after="160" w:lineRule="auto"/>
              <w:ind w:firstLine="0"/>
              <w:rPr/>
            </w:pPr>
            <w:r w:rsidDel="00000000" w:rsidR="00000000" w:rsidRPr="00000000">
              <w:rPr>
                <w:b w:val="1"/>
                <w:bCs w:val="1"/>
                <w:rtl w:val="0"/>
              </w:rPr>
              <w:t xml:space="preserve">I</w:t>
            </w:r>
            <w:r w:rsidDel="00000000" w:rsidR="00000000" w:rsidRPr="00000000">
              <w:rPr>
                <w:rtl w:val="0"/>
              </w:rPr>
            </w:r>
          </w:p>
        </w:tc>
        <w:tc>
          <w:tcPr/>
          <w:p w:rsidR="00000000" w:rsidDel="00000000" w:rsidP="00000000" w:rsidRDefault="00000000" w:rsidRPr="00000000" w14:paraId="00000046">
            <w:pPr>
              <w:spacing w:after="160" w:lineRule="auto"/>
              <w:ind w:firstLine="0"/>
              <w:rPr/>
            </w:pPr>
            <w:r w:rsidDel="00000000" w:rsidR="00000000" w:rsidRPr="00000000">
              <w:rPr>
                <w:b w:val="1"/>
                <w:bCs w:val="1"/>
                <w:rtl w:val="0"/>
              </w:rPr>
              <w:t xml:space="preserve">Nhóm chức năng quản trị hệ thống</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160" w:lineRule="auto"/>
              <w:ind w:firstLine="0"/>
              <w:rPr/>
            </w:pPr>
            <w:r w:rsidDel="00000000" w:rsidR="00000000" w:rsidRPr="00000000">
              <w:rPr>
                <w:rtl w:val="0"/>
              </w:rPr>
              <w:t xml:space="preserve">1</w:t>
            </w:r>
          </w:p>
        </w:tc>
        <w:tc>
          <w:tcPr/>
          <w:p w:rsidR="00000000" w:rsidDel="00000000" w:rsidP="00000000" w:rsidRDefault="00000000" w:rsidRPr="00000000" w14:paraId="00000048">
            <w:pPr>
              <w:spacing w:after="160" w:lineRule="auto"/>
              <w:ind w:firstLine="0"/>
              <w:rPr/>
            </w:pPr>
            <w:r w:rsidDel="00000000" w:rsidR="00000000" w:rsidRPr="00000000">
              <w:rPr>
                <w:rtl w:val="0"/>
              </w:rPr>
              <w:t xml:space="preserve">Quản lý định danh và phân quyền người dùng</w:t>
            </w:r>
          </w:p>
        </w:tc>
      </w:tr>
      <w:tr>
        <w:trPr>
          <w:cantSplit w:val="0"/>
          <w:trHeight w:val="420" w:hRule="atLeast"/>
          <w:tblHeader w:val="0"/>
        </w:trPr>
        <w:tc>
          <w:tcPr/>
          <w:p w:rsidR="00000000" w:rsidDel="00000000" w:rsidP="00000000" w:rsidRDefault="00000000" w:rsidRPr="00000000" w14:paraId="00000049">
            <w:pPr>
              <w:spacing w:after="160" w:lineRule="auto"/>
              <w:ind w:firstLine="0"/>
              <w:rPr/>
            </w:pPr>
            <w:r w:rsidDel="00000000" w:rsidR="00000000" w:rsidRPr="00000000">
              <w:rPr>
                <w:rtl w:val="0"/>
              </w:rPr>
              <w:t xml:space="preserve">2</w:t>
            </w:r>
          </w:p>
        </w:tc>
        <w:tc>
          <w:tcPr/>
          <w:p w:rsidR="00000000" w:rsidDel="00000000" w:rsidP="00000000" w:rsidRDefault="00000000" w:rsidRPr="00000000" w14:paraId="0000004A">
            <w:pPr>
              <w:pBdr>
                <w:top w:space="0" w:sz="0" w:val="nil"/>
                <w:bottom w:space="0" w:sz="0" w:val="nil"/>
                <w:right w:space="0" w:sz="0" w:val="nil"/>
                <w:between w:space="0" w:sz="0" w:val="nil"/>
              </w:pBdr>
              <w:ind w:firstLine="0"/>
              <w:jc w:val="left"/>
              <w:rPr/>
            </w:pPr>
            <w:r w:rsidDel="00000000" w:rsidR="00000000" w:rsidRPr="00000000">
              <w:rPr>
                <w:rtl w:val="0"/>
              </w:rPr>
              <w:t xml:space="preserve">Quản lý danh mục cơ cấu tổ chức;  </w:t>
            </w:r>
          </w:p>
        </w:tc>
      </w:tr>
      <w:tr>
        <w:trPr>
          <w:cantSplit w:val="0"/>
          <w:tblHeader w:val="0"/>
        </w:trPr>
        <w:tc>
          <w:tcPr/>
          <w:p w:rsidR="00000000" w:rsidDel="00000000" w:rsidP="00000000" w:rsidRDefault="00000000" w:rsidRPr="00000000" w14:paraId="0000004B">
            <w:pPr>
              <w:spacing w:after="160" w:lineRule="auto"/>
              <w:ind w:firstLine="0"/>
              <w:rPr/>
            </w:pPr>
            <w:r w:rsidDel="00000000" w:rsidR="00000000" w:rsidRPr="00000000">
              <w:rPr>
                <w:rtl w:val="0"/>
              </w:rPr>
              <w:t xml:space="preserve">3</w:t>
            </w:r>
          </w:p>
        </w:tc>
        <w:tc>
          <w:tcPr/>
          <w:p w:rsidR="00000000" w:rsidDel="00000000" w:rsidP="00000000" w:rsidRDefault="00000000" w:rsidRPr="00000000" w14:paraId="0000004C">
            <w:pPr>
              <w:pBdr>
                <w:top w:space="0" w:sz="0" w:val="nil"/>
                <w:bottom w:space="0" w:sz="0" w:val="nil"/>
                <w:right w:space="0" w:sz="0" w:val="nil"/>
                <w:between w:space="0" w:sz="0" w:val="nil"/>
              </w:pBdr>
              <w:ind w:firstLine="0"/>
              <w:jc w:val="left"/>
              <w:rPr/>
            </w:pPr>
            <w:r w:rsidDel="00000000" w:rsidR="00000000" w:rsidRPr="00000000">
              <w:rPr>
                <w:rtl w:val="0"/>
              </w:rPr>
              <w:t xml:space="preserve">Quản lý cấu hình tính toán;  </w:t>
            </w:r>
          </w:p>
        </w:tc>
      </w:tr>
      <w:tr>
        <w:trPr>
          <w:cantSplit w:val="0"/>
          <w:tblHeader w:val="0"/>
        </w:trPr>
        <w:tc>
          <w:tcPr/>
          <w:p w:rsidR="00000000" w:rsidDel="00000000" w:rsidP="00000000" w:rsidRDefault="00000000" w:rsidRPr="00000000" w14:paraId="0000004D">
            <w:pPr>
              <w:spacing w:after="160" w:lineRule="auto"/>
              <w:ind w:firstLine="0"/>
              <w:rPr/>
            </w:pPr>
            <w:r w:rsidDel="00000000" w:rsidR="00000000" w:rsidRPr="00000000">
              <w:rPr>
                <w:rtl w:val="0"/>
              </w:rPr>
              <w:t xml:space="preserve">4</w:t>
            </w:r>
          </w:p>
        </w:tc>
        <w:tc>
          <w:tcPr/>
          <w:p w:rsidR="00000000" w:rsidDel="00000000" w:rsidP="00000000" w:rsidRDefault="00000000" w:rsidRPr="00000000" w14:paraId="0000004E">
            <w:pPr>
              <w:pBdr>
                <w:top w:space="0" w:sz="0" w:val="nil"/>
                <w:bottom w:space="0" w:sz="0" w:val="nil"/>
                <w:right w:space="0" w:sz="0" w:val="nil"/>
                <w:between w:space="0" w:sz="0" w:val="nil"/>
              </w:pBdr>
              <w:ind w:firstLine="0"/>
              <w:jc w:val="left"/>
              <w:rPr/>
            </w:pPr>
            <w:r w:rsidDel="00000000" w:rsidR="00000000" w:rsidRPr="00000000">
              <w:rPr>
                <w:rtl w:val="0"/>
              </w:rPr>
              <w:t xml:space="preserve">Quản lý hồ sơ, tài liệu phần mềm;  </w:t>
            </w:r>
          </w:p>
        </w:tc>
      </w:tr>
      <w:tr>
        <w:trPr>
          <w:cantSplit w:val="0"/>
          <w:tblHeader w:val="0"/>
        </w:trPr>
        <w:tc>
          <w:tcPr/>
          <w:p w:rsidR="00000000" w:rsidDel="00000000" w:rsidP="00000000" w:rsidRDefault="00000000" w:rsidRPr="00000000" w14:paraId="0000004F">
            <w:pPr>
              <w:spacing w:after="160" w:lineRule="auto"/>
              <w:ind w:firstLine="0"/>
              <w:rPr/>
            </w:pPr>
            <w:r w:rsidDel="00000000" w:rsidR="00000000" w:rsidRPr="00000000">
              <w:rPr>
                <w:rtl w:val="0"/>
              </w:rPr>
              <w:t xml:space="preserve">5</w:t>
            </w:r>
          </w:p>
        </w:tc>
        <w:tc>
          <w:tcPr/>
          <w:p w:rsidR="00000000" w:rsidDel="00000000" w:rsidP="00000000" w:rsidRDefault="00000000" w:rsidRPr="00000000" w14:paraId="00000050">
            <w:pPr>
              <w:pBdr>
                <w:top w:space="0" w:sz="0" w:val="nil"/>
                <w:bottom w:space="0" w:sz="0" w:val="nil"/>
                <w:right w:space="0" w:sz="0" w:val="nil"/>
                <w:between w:space="0" w:sz="0" w:val="nil"/>
              </w:pBdr>
              <w:ind w:firstLine="0"/>
              <w:jc w:val="left"/>
              <w:rPr/>
            </w:pPr>
            <w:r w:rsidDel="00000000" w:rsidR="00000000" w:rsidRPr="00000000">
              <w:rPr>
                <w:rtl w:val="0"/>
              </w:rPr>
              <w:t xml:space="preserve">Ghi nhận log API phục vụ kết nối, tích hợp với các phần mềm khác sử dụng API của hệ thống;  </w:t>
            </w:r>
          </w:p>
        </w:tc>
      </w:tr>
      <w:tr>
        <w:trPr>
          <w:cantSplit w:val="0"/>
          <w:tblHeader w:val="0"/>
        </w:trPr>
        <w:tc>
          <w:tcPr/>
          <w:p w:rsidR="00000000" w:rsidDel="00000000" w:rsidP="00000000" w:rsidRDefault="00000000" w:rsidRPr="00000000" w14:paraId="00000051">
            <w:pPr>
              <w:spacing w:after="160" w:lineRule="auto"/>
              <w:ind w:firstLine="0"/>
              <w:rPr/>
            </w:pPr>
            <w:r w:rsidDel="00000000" w:rsidR="00000000" w:rsidRPr="00000000">
              <w:rPr>
                <w:rtl w:val="0"/>
              </w:rPr>
              <w:t xml:space="preserve">6</w:t>
            </w:r>
          </w:p>
        </w:tc>
        <w:tc>
          <w:tcPr/>
          <w:p w:rsidR="00000000" w:rsidDel="00000000" w:rsidP="00000000" w:rsidRDefault="00000000" w:rsidRPr="00000000" w14:paraId="00000052">
            <w:pPr>
              <w:pBdr>
                <w:top w:space="0" w:sz="0" w:val="nil"/>
                <w:bottom w:space="0" w:sz="0" w:val="nil"/>
                <w:right w:space="0" w:sz="0" w:val="nil"/>
                <w:between w:space="0" w:sz="0" w:val="nil"/>
              </w:pBdr>
              <w:ind w:firstLine="0"/>
              <w:jc w:val="left"/>
              <w:rPr/>
            </w:pPr>
            <w:r w:rsidDel="00000000" w:rsidR="00000000" w:rsidRPr="00000000">
              <w:rPr>
                <w:rtl w:val="0"/>
              </w:rPr>
              <w:t xml:space="preserve">Quản lý nhật ký và lịch sử hoạt động của hệ thống.</w:t>
            </w:r>
          </w:p>
        </w:tc>
      </w:tr>
      <w:tr>
        <w:trPr>
          <w:cantSplit w:val="0"/>
          <w:tblHeader w:val="0"/>
        </w:trPr>
        <w:tc>
          <w:tcPr/>
          <w:p w:rsidR="00000000" w:rsidDel="00000000" w:rsidP="00000000" w:rsidRDefault="00000000" w:rsidRPr="00000000" w14:paraId="00000053">
            <w:pPr>
              <w:spacing w:after="160" w:lineRule="auto"/>
              <w:ind w:firstLine="0"/>
              <w:rPr/>
            </w:pPr>
            <w:r w:rsidDel="00000000" w:rsidR="00000000" w:rsidRPr="00000000">
              <w:rPr>
                <w:b w:val="1"/>
                <w:bCs w:val="1"/>
                <w:rtl w:val="0"/>
              </w:rPr>
              <w:t xml:space="preserve">II</w:t>
            </w:r>
            <w:r w:rsidDel="00000000" w:rsidR="00000000" w:rsidRPr="00000000">
              <w:rPr>
                <w:rtl w:val="0"/>
              </w:rPr>
            </w:r>
          </w:p>
        </w:tc>
        <w:tc>
          <w:tcPr/>
          <w:p w:rsidR="00000000" w:rsidDel="00000000" w:rsidP="00000000" w:rsidRDefault="00000000" w:rsidRPr="00000000" w14:paraId="00000054">
            <w:pPr>
              <w:spacing w:after="160" w:lineRule="auto"/>
              <w:ind w:firstLine="0"/>
              <w:rPr/>
            </w:pPr>
            <w:r w:rsidDel="00000000" w:rsidR="00000000" w:rsidRPr="00000000">
              <w:rPr>
                <w:b w:val="1"/>
                <w:bCs w:val="1"/>
                <w:rtl w:val="0"/>
              </w:rPr>
              <w:t xml:space="preserve">Nhóm chức năng quản lý dữ liệu và nghiệp vụ</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160" w:lineRule="auto"/>
              <w:ind w:firstLine="0"/>
              <w:rPr/>
            </w:pPr>
            <w:r w:rsidDel="00000000" w:rsidR="00000000" w:rsidRPr="00000000">
              <w:rPr>
                <w:rtl w:val="0"/>
              </w:rPr>
              <w:t xml:space="preserve">7</w:t>
            </w:r>
          </w:p>
        </w:tc>
        <w:tc>
          <w:tcPr/>
          <w:p w:rsidR="00000000" w:rsidDel="00000000" w:rsidP="00000000" w:rsidRDefault="00000000" w:rsidRPr="00000000" w14:paraId="00000056">
            <w:pPr>
              <w:pBdr>
                <w:top w:space="0" w:sz="0" w:val="nil"/>
                <w:bottom w:space="0" w:sz="0" w:val="nil"/>
                <w:right w:space="0" w:sz="0" w:val="nil"/>
                <w:between w:space="0" w:sz="0" w:val="nil"/>
              </w:pBdr>
              <w:ind w:firstLine="0"/>
              <w:jc w:val="left"/>
              <w:rPr/>
            </w:pPr>
            <w:r w:rsidDel="00000000" w:rsidR="00000000" w:rsidRPr="00000000">
              <w:rPr>
                <w:rtl w:val="0"/>
              </w:rPr>
              <w:t xml:space="preserve">Quản lý bộ dữ liệu mẫu phục vụ cấu hình, kiểm thử và vận hành;  </w:t>
            </w:r>
          </w:p>
        </w:tc>
      </w:tr>
      <w:tr>
        <w:trPr>
          <w:cantSplit w:val="0"/>
          <w:tblHeader w:val="0"/>
        </w:trPr>
        <w:tc>
          <w:tcPr/>
          <w:p w:rsidR="00000000" w:rsidDel="00000000" w:rsidP="00000000" w:rsidRDefault="00000000" w:rsidRPr="00000000" w14:paraId="00000057">
            <w:pPr>
              <w:spacing w:after="160" w:lineRule="auto"/>
              <w:ind w:firstLine="0"/>
              <w:rPr/>
            </w:pPr>
            <w:r w:rsidDel="00000000" w:rsidR="00000000" w:rsidRPr="00000000">
              <w:rPr>
                <w:rtl w:val="0"/>
              </w:rPr>
              <w:t xml:space="preserve">8</w:t>
            </w:r>
          </w:p>
        </w:tc>
        <w:tc>
          <w:tcPr/>
          <w:p w:rsidR="00000000" w:rsidDel="00000000" w:rsidP="00000000" w:rsidRDefault="00000000" w:rsidRPr="00000000" w14:paraId="00000058">
            <w:pPr>
              <w:pBdr>
                <w:top w:space="0" w:sz="0" w:val="nil"/>
                <w:bottom w:space="0" w:sz="0" w:val="nil"/>
                <w:right w:space="0" w:sz="0" w:val="nil"/>
                <w:between w:space="0" w:sz="0" w:val="nil"/>
              </w:pBdr>
              <w:ind w:firstLine="0"/>
              <w:jc w:val="left"/>
              <w:rPr/>
            </w:pPr>
            <w:r w:rsidDel="00000000" w:rsidR="00000000" w:rsidRPr="00000000">
              <w:rPr>
                <w:rtl w:val="0"/>
              </w:rPr>
              <w:t xml:space="preserve">Cập nhật, bổ sung và quản lý dữ liệu nghiệp vụ;  </w:t>
            </w:r>
          </w:p>
        </w:tc>
      </w:tr>
      <w:tr>
        <w:trPr>
          <w:cantSplit w:val="0"/>
          <w:tblHeader w:val="0"/>
        </w:trPr>
        <w:tc>
          <w:tcPr/>
          <w:p w:rsidR="00000000" w:rsidDel="00000000" w:rsidP="00000000" w:rsidRDefault="00000000" w:rsidRPr="00000000" w14:paraId="00000059">
            <w:pPr>
              <w:spacing w:after="160" w:lineRule="auto"/>
              <w:ind w:firstLine="0"/>
              <w:rPr/>
            </w:pPr>
            <w:r w:rsidDel="00000000" w:rsidR="00000000" w:rsidRPr="00000000">
              <w:rPr>
                <w:rtl w:val="0"/>
              </w:rPr>
              <w:t xml:space="preserve">9</w:t>
            </w:r>
          </w:p>
        </w:tc>
        <w:tc>
          <w:tcPr/>
          <w:p w:rsidR="00000000" w:rsidDel="00000000" w:rsidP="00000000" w:rsidRDefault="00000000" w:rsidRPr="00000000" w14:paraId="0000005A">
            <w:pPr>
              <w:pBdr>
                <w:top w:space="0" w:sz="0" w:val="nil"/>
                <w:bottom w:space="0" w:sz="0" w:val="nil"/>
                <w:right w:space="0" w:sz="0" w:val="nil"/>
                <w:between w:space="0" w:sz="0" w:val="nil"/>
              </w:pBdr>
              <w:ind w:firstLine="0"/>
              <w:jc w:val="left"/>
              <w:rPr/>
            </w:pPr>
            <w:r w:rsidDel="00000000" w:rsidR="00000000" w:rsidRPr="00000000">
              <w:rPr>
                <w:rtl w:val="0"/>
              </w:rPr>
              <w:t xml:space="preserve">Quản lý nhiệm vụ, công việc (Task Management);  </w:t>
            </w:r>
          </w:p>
        </w:tc>
      </w:tr>
      <w:tr>
        <w:trPr>
          <w:cantSplit w:val="0"/>
          <w:tblHeader w:val="0"/>
        </w:trPr>
        <w:tc>
          <w:tcPr/>
          <w:p w:rsidR="00000000" w:rsidDel="00000000" w:rsidP="00000000" w:rsidRDefault="00000000" w:rsidRPr="00000000" w14:paraId="0000005B">
            <w:pPr>
              <w:spacing w:after="160" w:lineRule="auto"/>
              <w:ind w:firstLine="0"/>
              <w:rPr/>
            </w:pPr>
            <w:r w:rsidDel="00000000" w:rsidR="00000000" w:rsidRPr="00000000">
              <w:rPr>
                <w:rtl w:val="0"/>
              </w:rPr>
              <w:t xml:space="preserve">10</w:t>
            </w:r>
          </w:p>
        </w:tc>
        <w:tc>
          <w:tcPr/>
          <w:p w:rsidR="00000000" w:rsidDel="00000000" w:rsidP="00000000" w:rsidRDefault="00000000" w:rsidRPr="00000000" w14:paraId="0000005C">
            <w:pPr>
              <w:pBdr>
                <w:top w:space="0" w:sz="0" w:val="nil"/>
                <w:bottom w:space="0" w:sz="0" w:val="nil"/>
                <w:right w:space="0" w:sz="0" w:val="nil"/>
                <w:between w:space="0" w:sz="0" w:val="nil"/>
              </w:pBdr>
              <w:ind w:firstLine="0"/>
              <w:jc w:val="left"/>
              <w:rPr/>
            </w:pPr>
            <w:r w:rsidDel="00000000" w:rsidR="00000000" w:rsidRPr="00000000">
              <w:rPr>
                <w:rtl w:val="0"/>
              </w:rPr>
              <w:t xml:space="preserve">Điều phối công việc trực quan theo mô hình Kanban;  </w:t>
            </w:r>
          </w:p>
        </w:tc>
      </w:tr>
      <w:tr>
        <w:trPr>
          <w:cantSplit w:val="0"/>
          <w:tblHeader w:val="0"/>
        </w:trPr>
        <w:tc>
          <w:tcPr/>
          <w:p w:rsidR="00000000" w:rsidDel="00000000" w:rsidP="00000000" w:rsidRDefault="00000000" w:rsidRPr="00000000" w14:paraId="0000005D">
            <w:pPr>
              <w:spacing w:after="160" w:lineRule="auto"/>
              <w:ind w:firstLine="0"/>
              <w:rPr/>
            </w:pPr>
            <w:r w:rsidDel="00000000" w:rsidR="00000000" w:rsidRPr="00000000">
              <w:rPr>
                <w:rtl w:val="0"/>
              </w:rPr>
              <w:t xml:space="preserve">11</w:t>
            </w:r>
          </w:p>
        </w:tc>
        <w:tc>
          <w:tcPr/>
          <w:p w:rsidR="00000000" w:rsidDel="00000000" w:rsidP="00000000" w:rsidRDefault="00000000" w:rsidRPr="00000000" w14:paraId="0000005E">
            <w:pPr>
              <w:pBdr>
                <w:top w:space="0" w:sz="0" w:val="nil"/>
                <w:bottom w:space="0" w:sz="0" w:val="nil"/>
                <w:right w:space="0" w:sz="0" w:val="nil"/>
                <w:between w:space="0" w:sz="0" w:val="nil"/>
              </w:pBdr>
              <w:ind w:firstLine="0"/>
              <w:jc w:val="left"/>
              <w:rPr/>
            </w:pPr>
            <w:r w:rsidDel="00000000" w:rsidR="00000000" w:rsidRPr="00000000">
              <w:rPr>
                <w:rtl w:val="0"/>
              </w:rPr>
              <w:t xml:space="preserve">Quản lý tiêu chí đánh giá KPI;  </w:t>
            </w:r>
          </w:p>
        </w:tc>
      </w:tr>
      <w:tr>
        <w:trPr>
          <w:cantSplit w:val="0"/>
          <w:tblHeader w:val="0"/>
        </w:trPr>
        <w:tc>
          <w:tcPr/>
          <w:p w:rsidR="00000000" w:rsidDel="00000000" w:rsidP="00000000" w:rsidRDefault="00000000" w:rsidRPr="00000000" w14:paraId="0000005F">
            <w:pPr>
              <w:spacing w:after="160" w:lineRule="auto"/>
              <w:ind w:firstLine="0"/>
              <w:rPr/>
            </w:pPr>
            <w:r w:rsidDel="00000000" w:rsidR="00000000" w:rsidRPr="00000000">
              <w:rPr>
                <w:b w:val="1"/>
                <w:bCs w:val="1"/>
                <w:rtl w:val="0"/>
              </w:rPr>
              <w:t xml:space="preserve">III</w:t>
            </w:r>
            <w:r w:rsidDel="00000000" w:rsidR="00000000" w:rsidRPr="00000000">
              <w:rPr>
                <w:rtl w:val="0"/>
              </w:rPr>
            </w:r>
          </w:p>
        </w:tc>
        <w:tc>
          <w:tcPr/>
          <w:p w:rsidR="00000000" w:rsidDel="00000000" w:rsidP="00000000" w:rsidRDefault="00000000" w:rsidRPr="00000000" w14:paraId="00000060">
            <w:pPr>
              <w:spacing w:after="160" w:lineRule="auto"/>
              <w:ind w:firstLine="0"/>
              <w:rPr/>
            </w:pPr>
            <w:r w:rsidDel="00000000" w:rsidR="00000000" w:rsidRPr="00000000">
              <w:rPr>
                <w:b w:val="1"/>
                <w:bCs w:val="1"/>
                <w:rtl w:val="0"/>
              </w:rPr>
              <w:t xml:space="preserve">Nhóm chức năng hỗ trợ điều hành và giám sát</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160" w:lineRule="auto"/>
              <w:ind w:firstLine="0"/>
              <w:rPr/>
            </w:pPr>
            <w:r w:rsidDel="00000000" w:rsidR="00000000" w:rsidRPr="00000000">
              <w:rPr>
                <w:rtl w:val="0"/>
              </w:rPr>
              <w:t xml:space="preserve">14</w:t>
            </w:r>
          </w:p>
        </w:tc>
        <w:tc>
          <w:tcPr/>
          <w:p w:rsidR="00000000" w:rsidDel="00000000" w:rsidP="00000000" w:rsidRDefault="00000000" w:rsidRPr="00000000" w14:paraId="00000062">
            <w:pPr>
              <w:pBdr>
                <w:top w:space="0" w:sz="0" w:val="nil"/>
                <w:bottom w:space="0" w:sz="0" w:val="nil"/>
                <w:right w:space="0" w:sz="0" w:val="nil"/>
                <w:between w:space="0" w:sz="0" w:val="nil"/>
              </w:pBdr>
              <w:ind w:firstLine="0"/>
              <w:jc w:val="left"/>
              <w:rPr/>
            </w:pPr>
            <w:r w:rsidDel="00000000" w:rsidR="00000000" w:rsidRPr="00000000">
              <w:rPr>
                <w:rtl w:val="0"/>
              </w:rPr>
              <w:t xml:space="preserve">Hệ thống nhắc việc tự động (Bot);  </w:t>
            </w:r>
          </w:p>
        </w:tc>
      </w:tr>
      <w:tr>
        <w:trPr>
          <w:cantSplit w:val="0"/>
          <w:tblHeader w:val="0"/>
        </w:trPr>
        <w:tc>
          <w:tcPr/>
          <w:p w:rsidR="00000000" w:rsidDel="00000000" w:rsidP="00000000" w:rsidRDefault="00000000" w:rsidRPr="00000000" w14:paraId="00000063">
            <w:pPr>
              <w:spacing w:after="160" w:lineRule="auto"/>
              <w:ind w:firstLine="0"/>
              <w:rPr/>
            </w:pPr>
            <w:r w:rsidDel="00000000" w:rsidR="00000000" w:rsidRPr="00000000">
              <w:rPr>
                <w:rtl w:val="0"/>
              </w:rPr>
              <w:t xml:space="preserve">15</w:t>
            </w:r>
          </w:p>
        </w:tc>
        <w:tc>
          <w:tcPr/>
          <w:p w:rsidR="00000000" w:rsidDel="00000000" w:rsidP="00000000" w:rsidRDefault="00000000" w:rsidRPr="00000000" w14:paraId="00000064">
            <w:pPr>
              <w:pBdr>
                <w:top w:space="0" w:sz="0" w:val="nil"/>
                <w:bottom w:space="0" w:sz="0" w:val="nil"/>
                <w:right w:space="0" w:sz="0" w:val="nil"/>
                <w:between w:space="0" w:sz="0" w:val="nil"/>
              </w:pBdr>
              <w:ind w:firstLine="0"/>
              <w:jc w:val="left"/>
              <w:rPr/>
            </w:pPr>
            <w:r w:rsidDel="00000000" w:rsidR="00000000" w:rsidRPr="00000000">
              <w:rPr>
                <w:rtl w:val="0"/>
              </w:rPr>
              <w:t xml:space="preserve">Bảng điều khiển hiệu suất tổng hợp (Dashboard);   </w:t>
            </w:r>
          </w:p>
        </w:tc>
      </w:tr>
      <w:tr>
        <w:trPr>
          <w:cantSplit w:val="0"/>
          <w:tblHeader w:val="0"/>
        </w:trPr>
        <w:tc>
          <w:tcPr/>
          <w:p w:rsidR="00000000" w:rsidDel="00000000" w:rsidP="00000000" w:rsidRDefault="00000000" w:rsidRPr="00000000" w14:paraId="00000065">
            <w:pPr>
              <w:spacing w:after="160" w:lineRule="auto"/>
              <w:ind w:firstLine="0"/>
              <w:rPr/>
            </w:pPr>
            <w:r w:rsidDel="00000000" w:rsidR="00000000" w:rsidRPr="00000000">
              <w:rPr>
                <w:rtl w:val="0"/>
              </w:rPr>
              <w:t xml:space="preserve">16</w:t>
            </w:r>
          </w:p>
        </w:tc>
        <w:tc>
          <w:tcPr/>
          <w:p w:rsidR="00000000" w:rsidDel="00000000" w:rsidP="00000000" w:rsidRDefault="00000000" w:rsidRPr="00000000" w14:paraId="00000066">
            <w:pPr>
              <w:pBdr>
                <w:top w:space="0" w:sz="0" w:val="nil"/>
                <w:bottom w:space="0" w:sz="0" w:val="nil"/>
                <w:right w:space="0" w:sz="0" w:val="nil"/>
                <w:between w:space="0" w:sz="0" w:val="nil"/>
              </w:pBdr>
              <w:ind w:firstLine="0"/>
              <w:jc w:val="left"/>
              <w:rPr/>
            </w:pPr>
            <w:r w:rsidDel="00000000" w:rsidR="00000000" w:rsidRPr="00000000">
              <w:rPr>
                <w:rtl w:val="0"/>
              </w:rPr>
              <w:t xml:space="preserve">Thống kê, tổng hợp và kết xuất báo cáo;  </w:t>
            </w:r>
          </w:p>
        </w:tc>
      </w:tr>
      <w:tr>
        <w:trPr>
          <w:cantSplit w:val="0"/>
          <w:tblHeader w:val="0"/>
        </w:trPr>
        <w:tc>
          <w:tcPr/>
          <w:p w:rsidR="00000000" w:rsidDel="00000000" w:rsidP="00000000" w:rsidRDefault="00000000" w:rsidRPr="00000000" w14:paraId="00000067">
            <w:pPr>
              <w:spacing w:after="160" w:lineRule="auto"/>
              <w:ind w:firstLine="0"/>
              <w:rPr/>
            </w:pPr>
            <w:r w:rsidDel="00000000" w:rsidR="00000000" w:rsidRPr="00000000">
              <w:rPr>
                <w:rtl w:val="0"/>
              </w:rPr>
              <w:t xml:space="preserve">17</w:t>
            </w:r>
          </w:p>
        </w:tc>
        <w:tc>
          <w:tcPr/>
          <w:p w:rsidR="00000000" w:rsidDel="00000000" w:rsidP="00000000" w:rsidRDefault="00000000" w:rsidRPr="00000000" w14:paraId="00000068">
            <w:pPr>
              <w:pBdr>
                <w:top w:space="0" w:sz="0" w:val="nil"/>
                <w:bottom w:space="0" w:sz="0" w:val="nil"/>
                <w:right w:space="0" w:sz="0" w:val="nil"/>
                <w:between w:space="0" w:sz="0" w:val="nil"/>
              </w:pBdr>
              <w:ind w:firstLine="0"/>
              <w:jc w:val="left"/>
              <w:rPr/>
            </w:pPr>
            <w:r w:rsidDel="00000000" w:rsidR="00000000" w:rsidRPr="00000000">
              <w:rPr>
                <w:rtl w:val="0"/>
              </w:rPr>
              <w:t xml:space="preserve">Tương tác và phân phối công việc giữa các đơn vị, bộ phận và cá nhân liên quan.  </w:t>
            </w:r>
          </w:p>
        </w:tc>
      </w:tr>
    </w:tbl>
    <w:p w:rsidR="00000000" w:rsidDel="00000000" w:rsidP="00000000" w:rsidRDefault="00000000" w:rsidRPr="00000000" w14:paraId="00000069">
      <w:pPr>
        <w:ind w:firstLine="0"/>
        <w:rPr/>
      </w:pPr>
      <w:r w:rsidDel="00000000" w:rsidR="00000000" w:rsidRPr="00000000">
        <w:rPr>
          <w:rtl w:val="0"/>
        </w:rPr>
      </w:r>
    </w:p>
    <w:p w:rsidR="00000000" w:rsidDel="00000000" w:rsidP="00000000" w:rsidRDefault="00000000" w:rsidRPr="00000000" w14:paraId="0000006A">
      <w:pPr>
        <w:ind w:firstLine="0"/>
        <w:rPr>
          <w:b w:val="1"/>
          <w:bCs w:val="1"/>
        </w:rPr>
      </w:pPr>
      <w:r w:rsidDel="00000000" w:rsidR="00000000" w:rsidRPr="00000000">
        <w:rPr>
          <w:b w:val="1"/>
          <w:bCs w:val="1"/>
          <w:rtl w:val="0"/>
        </w:rPr>
        <w:t xml:space="preserve">Công việc 2: Kiểm thử chức năng.</w:t>
      </w:r>
    </w:p>
    <w:p w:rsidR="00000000" w:rsidDel="00000000" w:rsidP="00000000" w:rsidRDefault="00000000" w:rsidRPr="00000000" w14:paraId="0000006B">
      <w:pPr>
        <w:numPr>
          <w:ilvl w:val="0"/>
          <w:numId w:val="14"/>
        </w:numPr>
        <w:spacing w:after="0" w:afterAutospacing="0" w:line="240" w:lineRule="auto"/>
        <w:ind w:left="720" w:hanging="360"/>
        <w:jc w:val="left"/>
      </w:pPr>
      <w:r w:rsidDel="00000000" w:rsidR="00000000" w:rsidRPr="00000000">
        <w:rPr>
          <w:rtl w:val="0"/>
        </w:rPr>
        <w:t xml:space="preserve">Xây dựng Usecase kiểm thử chi tiết cho từng nhóm chức năng đã nêu.</w:t>
      </w:r>
    </w:p>
    <w:p w:rsidR="00000000" w:rsidDel="00000000" w:rsidP="00000000" w:rsidRDefault="00000000" w:rsidRPr="00000000" w14:paraId="0000006C">
      <w:pPr>
        <w:numPr>
          <w:ilvl w:val="0"/>
          <w:numId w:val="14"/>
        </w:numPr>
        <w:spacing w:after="0" w:afterAutospacing="0" w:line="240" w:lineRule="auto"/>
        <w:ind w:left="720" w:hanging="360"/>
        <w:jc w:val="left"/>
      </w:pPr>
      <w:r w:rsidDel="00000000" w:rsidR="00000000" w:rsidRPr="00000000">
        <w:rPr>
          <w:rtl w:val="0"/>
        </w:rPr>
        <w:t xml:space="preserve">Thực hiện nhập dữ liệu đầu vào dựa trên form nhập liệu theo tài liệu đặc tả kỹ thuật (mỗi form nhập ít nhất là 05 bản ghi).</w:t>
      </w:r>
    </w:p>
    <w:p w:rsidR="00000000" w:rsidDel="00000000" w:rsidP="00000000" w:rsidRDefault="00000000" w:rsidRPr="00000000" w14:paraId="0000006D">
      <w:pPr>
        <w:numPr>
          <w:ilvl w:val="0"/>
          <w:numId w:val="14"/>
        </w:numPr>
        <w:spacing w:line="240" w:lineRule="auto"/>
        <w:ind w:left="720" w:hanging="360"/>
        <w:jc w:val="left"/>
      </w:pPr>
      <w:r w:rsidDel="00000000" w:rsidR="00000000" w:rsidRPr="00000000">
        <w:rPr>
          <w:rtl w:val="0"/>
        </w:rPr>
        <w:t xml:space="preserve">Xác định kết quả đầu ra dựa trên các báo cáo thực tế so với đặc tả kỹ thuật của chức năng báo cáo.</w:t>
      </w:r>
    </w:p>
    <w:p w:rsidR="00000000" w:rsidDel="00000000" w:rsidP="00000000" w:rsidRDefault="00000000" w:rsidRPr="00000000" w14:paraId="0000006E">
      <w:pPr>
        <w:spacing w:line="240" w:lineRule="auto"/>
        <w:ind w:firstLine="0"/>
        <w:jc w:val="left"/>
        <w:rPr/>
      </w:pPr>
      <w:r w:rsidDel="00000000" w:rsidR="00000000" w:rsidRPr="00000000">
        <w:rPr>
          <w:b w:val="1"/>
          <w:bCs w:val="1"/>
          <w:rtl w:val="0"/>
        </w:rPr>
        <w:t xml:space="preserve">Sản phẩm:</w:t>
      </w:r>
      <w:r w:rsidDel="00000000" w:rsidR="00000000" w:rsidRPr="00000000">
        <w:rPr>
          <w:rtl w:val="0"/>
        </w:rPr>
        <w:t xml:space="preserve"> Báo cáo dữ liệu đầu vào, kết quả đầu ra và xác nhận độ chính xác của các chức năng.</w:t>
      </w:r>
    </w:p>
    <w:p w:rsidR="00000000" w:rsidDel="00000000" w:rsidP="00000000" w:rsidRDefault="00000000" w:rsidRPr="00000000" w14:paraId="0000006F">
      <w:pPr>
        <w:ind w:firstLine="0"/>
        <w:rPr>
          <w:b w:val="1"/>
          <w:bCs w:val="1"/>
        </w:rPr>
      </w:pPr>
      <w:r w:rsidDel="00000000" w:rsidR="00000000" w:rsidRPr="00000000">
        <w:rPr>
          <w:b w:val="1"/>
          <w:bCs w:val="1"/>
          <w:rtl w:val="0"/>
        </w:rPr>
        <w:t xml:space="preserve">Công việc 3: Kiểm thử an toàn an ninh thông tin:</w:t>
      </w:r>
    </w:p>
    <w:p w:rsidR="00000000" w:rsidDel="00000000" w:rsidP="00000000" w:rsidRDefault="00000000" w:rsidRPr="00000000" w14:paraId="00000070">
      <w:pPr>
        <w:numPr>
          <w:ilvl w:val="0"/>
          <w:numId w:val="5"/>
        </w:numPr>
        <w:spacing w:after="0" w:afterAutospacing="0"/>
        <w:ind w:left="720" w:hanging="360"/>
      </w:pPr>
      <w:r w:rsidDel="00000000" w:rsidR="00000000" w:rsidRPr="00000000">
        <w:rPr>
          <w:rtl w:val="0"/>
        </w:rPr>
        <w:t xml:space="preserve">Thực hiện báo cáo kiểm thử bằng các công cụ chuyên dụng để dò quét lỗ hổng (Vulnerability Assessment).</w:t>
      </w:r>
    </w:p>
    <w:p w:rsidR="00000000" w:rsidDel="00000000" w:rsidP="00000000" w:rsidRDefault="00000000" w:rsidRPr="00000000" w14:paraId="00000071">
      <w:pPr>
        <w:numPr>
          <w:ilvl w:val="0"/>
          <w:numId w:val="5"/>
        </w:numPr>
        <w:ind w:left="720" w:hanging="360"/>
      </w:pPr>
      <w:r w:rsidDel="00000000" w:rsidR="00000000" w:rsidRPr="00000000">
        <w:rPr>
          <w:rtl w:val="0"/>
        </w:rPr>
        <w:t xml:space="preserve">Thực hiện so sánh, đối chiếu kết quả thực tế thu được với các kịch bản mong muốn theo tiêu chuẩn an toàn thông tin hiện hành.</w:t>
      </w:r>
    </w:p>
    <w:p w:rsidR="00000000" w:rsidDel="00000000" w:rsidP="00000000" w:rsidRDefault="00000000" w:rsidRPr="00000000" w14:paraId="00000072">
      <w:pPr>
        <w:ind w:firstLine="0"/>
        <w:rPr>
          <w:b w:val="1"/>
          <w:bCs w:val="1"/>
        </w:rPr>
      </w:pPr>
      <w:r w:rsidDel="00000000" w:rsidR="00000000" w:rsidRPr="00000000">
        <w:rPr>
          <w:b w:val="1"/>
          <w:bCs w:val="1"/>
          <w:rtl w:val="0"/>
        </w:rPr>
        <w:t xml:space="preserve">Công việc 4:</w:t>
      </w:r>
      <w:r w:rsidDel="00000000" w:rsidR="00000000" w:rsidRPr="00000000">
        <w:rPr>
          <w:b w:val="1"/>
          <w:bCs w:val="1"/>
          <w:color w:val="303030"/>
          <w:highlight w:val="white"/>
          <w:rtl w:val="0"/>
        </w:rPr>
        <w:t xml:space="preserve"> </w:t>
      </w:r>
      <w:r w:rsidDel="00000000" w:rsidR="00000000" w:rsidRPr="00000000">
        <w:rPr>
          <w:b w:val="1"/>
          <w:bCs w:val="1"/>
          <w:rtl w:val="0"/>
        </w:rPr>
        <w:t xml:space="preserve">Đào tạo hướng dẫn sử dụng:</w:t>
      </w:r>
    </w:p>
    <w:p w:rsidR="00000000" w:rsidDel="00000000" w:rsidP="00000000" w:rsidRDefault="00000000" w:rsidRPr="00000000" w14:paraId="00000073">
      <w:pPr>
        <w:numPr>
          <w:ilvl w:val="0"/>
          <w:numId w:val="3"/>
        </w:numPr>
        <w:spacing w:after="0" w:afterAutospacing="0"/>
        <w:ind w:left="720" w:hanging="360"/>
      </w:pPr>
      <w:r w:rsidDel="00000000" w:rsidR="00000000" w:rsidRPr="00000000">
        <w:rPr>
          <w:rtl w:val="0"/>
        </w:rPr>
        <w:t xml:space="preserve">Xây dựng bộ tài liệu đào tạo, video hướng dẫn và cẩm nang vận hành.</w:t>
      </w:r>
    </w:p>
    <w:p w:rsidR="00000000" w:rsidDel="00000000" w:rsidP="00000000" w:rsidRDefault="00000000" w:rsidRPr="00000000" w14:paraId="00000074">
      <w:pPr>
        <w:numPr>
          <w:ilvl w:val="0"/>
          <w:numId w:val="3"/>
        </w:numPr>
        <w:spacing w:after="0" w:afterAutospacing="0"/>
        <w:ind w:left="720" w:hanging="360"/>
      </w:pPr>
      <w:r w:rsidDel="00000000" w:rsidR="00000000" w:rsidRPr="00000000">
        <w:rPr>
          <w:rtl w:val="0"/>
        </w:rPr>
        <w:t xml:space="preserve">Triển khai đào tạo thực tế cho 02 nhóm đối tượng chính:</w:t>
      </w:r>
    </w:p>
    <w:p w:rsidR="00000000" w:rsidDel="00000000" w:rsidP="00000000" w:rsidRDefault="00000000" w:rsidRPr="00000000" w14:paraId="00000075">
      <w:pPr>
        <w:numPr>
          <w:ilvl w:val="0"/>
          <w:numId w:val="16"/>
        </w:numPr>
        <w:spacing w:after="0" w:afterAutospacing="0"/>
        <w:ind w:left="1440" w:hanging="360"/>
      </w:pPr>
      <w:r w:rsidDel="00000000" w:rsidR="00000000" w:rsidRPr="00000000">
        <w:rPr>
          <w:b w:val="1"/>
          <w:bCs w:val="1"/>
          <w:rtl w:val="0"/>
        </w:rPr>
        <w:t xml:space="preserve">Đối tượng 1:</w:t>
      </w:r>
      <w:r w:rsidDel="00000000" w:rsidR="00000000" w:rsidRPr="00000000">
        <w:rPr>
          <w:rtl w:val="0"/>
        </w:rPr>
        <w:t xml:space="preserve"> Dành cho người sử dụng (Cán bộ, chuyên viên sử dụng để cập nhật công việc/KPI).</w:t>
      </w:r>
    </w:p>
    <w:p w:rsidR="00000000" w:rsidDel="00000000" w:rsidP="00000000" w:rsidRDefault="00000000" w:rsidRPr="00000000" w14:paraId="00000076">
      <w:pPr>
        <w:numPr>
          <w:ilvl w:val="0"/>
          <w:numId w:val="16"/>
        </w:numPr>
        <w:ind w:left="1440" w:hanging="360"/>
      </w:pPr>
      <w:r w:rsidDel="00000000" w:rsidR="00000000" w:rsidRPr="00000000">
        <w:rPr>
          <w:b w:val="1"/>
          <w:bCs w:val="1"/>
          <w:rtl w:val="0"/>
        </w:rPr>
        <w:t xml:space="preserve">Đối tượng 2:</w:t>
      </w:r>
      <w:r w:rsidDel="00000000" w:rsidR="00000000" w:rsidRPr="00000000">
        <w:rPr>
          <w:rtl w:val="0"/>
        </w:rPr>
        <w:t xml:space="preserve"> Dành cho người quản trị (IT, Lãnh đạo phòng ban quản lý hệ thống và phê duyệt).</w:t>
      </w:r>
    </w:p>
    <w:p w:rsidR="00000000" w:rsidDel="00000000" w:rsidP="00000000" w:rsidRDefault="00000000" w:rsidRPr="00000000" w14:paraId="00000077">
      <w:pPr>
        <w:rPr/>
      </w:pPr>
      <w:r w:rsidDel="00000000" w:rsidR="00000000" w:rsidRPr="00000000">
        <w:rPr>
          <w:i w:val="1"/>
          <w:iCs w:val="1"/>
          <w:rtl w:val="0"/>
        </w:rPr>
        <w:t xml:space="preserve">Trong quá trình triển khai, chủ đầu tư sẽ phối hợp với các phòng ban liên quan xây dựng quy chế vận hành, đảm bảo phù hợp với đặc thù của dự án, tuân thủ các quy định pháp luật hiện hành và đáp ứng yêu cầu quản lý, vận hành một cách hiệu quả, minh bạch.</w:t>
      </w:r>
      <w:r w:rsidDel="00000000" w:rsidR="00000000" w:rsidRPr="00000000">
        <w:rPr>
          <w:rtl w:val="0"/>
        </w:rPr>
      </w:r>
    </w:p>
    <w:p w:rsidR="00000000" w:rsidDel="00000000" w:rsidP="00000000" w:rsidRDefault="00000000" w:rsidRPr="00000000" w14:paraId="00000078">
      <w:pPr>
        <w:pStyle w:val="Heading2"/>
        <w:numPr>
          <w:ilvl w:val="0"/>
          <w:numId w:val="10"/>
        </w:numPr>
      </w:pPr>
      <w:r w:rsidDel="00000000" w:rsidR="00000000" w:rsidRPr="00000000">
        <w:rPr>
          <w:sz w:val="24"/>
          <w:szCs w:val="24"/>
          <w:rtl w:val="0"/>
        </w:rPr>
        <w:t xml:space="preserve">Tuân thủ khung kiến trúc</w:t>
      </w:r>
    </w:p>
    <w:p w:rsidR="00000000" w:rsidDel="00000000" w:rsidP="00000000" w:rsidRDefault="00000000" w:rsidRPr="00000000" w14:paraId="00000079">
      <w:pPr>
        <w:rPr/>
      </w:pPr>
      <w:r w:rsidDel="00000000" w:rsidR="00000000" w:rsidRPr="00000000">
        <w:rPr>
          <w:rtl w:val="0"/>
        </w:rPr>
        <w:t xml:space="preserve">Dự án “Quản lý dự án xây dựng hệ thống quản trị công việc và KPI nội bộ” được xây dựng với thiết kế cần tuân thủ</w:t>
      </w:r>
      <w:r w:rsidDel="00000000" w:rsidR="00000000" w:rsidRPr="00000000">
        <w:rPr>
          <w:b w:val="1"/>
          <w:bCs w:val="1"/>
          <w:rtl w:val="0"/>
        </w:rPr>
        <w:t xml:space="preserve"> </w:t>
      </w:r>
      <w:r w:rsidDel="00000000" w:rsidR="00000000" w:rsidRPr="00000000">
        <w:rPr>
          <w:rtl w:val="0"/>
        </w:rPr>
        <w:t xml:space="preserve">Chính quyền số cấp tỉnh phiên bản 2.0.</w:t>
      </w:r>
    </w:p>
    <w:p w:rsidR="00000000" w:rsidDel="00000000" w:rsidP="00000000" w:rsidRDefault="00000000" w:rsidRPr="00000000" w14:paraId="0000007A">
      <w:pPr>
        <w:pStyle w:val="Heading2"/>
        <w:numPr>
          <w:ilvl w:val="0"/>
          <w:numId w:val="10"/>
        </w:numPr>
      </w:pPr>
      <w:r w:rsidDel="00000000" w:rsidR="00000000" w:rsidRPr="00000000">
        <w:rPr>
          <w:sz w:val="24"/>
          <w:szCs w:val="24"/>
          <w:rtl w:val="0"/>
        </w:rPr>
        <w:t xml:space="preserve">Đề xuất cấp độ an toàn thông tin</w:t>
      </w:r>
    </w:p>
    <w:p w:rsidR="00000000" w:rsidDel="00000000" w:rsidP="00000000" w:rsidRDefault="00000000" w:rsidRPr="00000000" w14:paraId="0000007B">
      <w:pPr>
        <w:rPr/>
      </w:pPr>
      <w:r w:rsidDel="00000000" w:rsidR="00000000" w:rsidRPr="00000000">
        <w:rPr>
          <w:rtl w:val="0"/>
        </w:rPr>
        <w:t xml:space="preserve">Phần mềm quản lý dự án xây dựng hệ thống quản trị công việc và KPI nội bộ đề xuất cấp độ an toàn hệ thống thông tin cấp 2</w:t>
      </w:r>
    </w:p>
    <w:p w:rsidR="00000000" w:rsidDel="00000000" w:rsidP="00000000" w:rsidRDefault="00000000" w:rsidRPr="00000000" w14:paraId="0000007C">
      <w:pPr>
        <w:pStyle w:val="Heading1"/>
        <w:jc w:val="center"/>
        <w:rPr>
          <w:b w:val="1"/>
          <w:bCs w:val="1"/>
          <w:sz w:val="24"/>
          <w:szCs w:val="24"/>
        </w:rPr>
      </w:pPr>
      <w:r w:rsidDel="00000000" w:rsidR="00000000" w:rsidRPr="00000000">
        <w:rPr>
          <w:b w:val="1"/>
          <w:bCs w:val="1"/>
          <w:sz w:val="24"/>
          <w:szCs w:val="24"/>
          <w:rtl w:val="0"/>
        </w:rPr>
        <w:t xml:space="preserve">CHƯƠNG II. HIỆN TRẠNG ỨNG DỤNG CNTT TẠI ĐƠN VỊ</w:t>
      </w:r>
    </w:p>
    <w:p w:rsidR="00000000" w:rsidDel="00000000" w:rsidP="00000000" w:rsidRDefault="00000000" w:rsidRPr="00000000" w14:paraId="0000007D">
      <w:pPr>
        <w:pStyle w:val="Heading2"/>
        <w:numPr>
          <w:ilvl w:val="0"/>
          <w:numId w:val="11"/>
        </w:numPr>
      </w:pPr>
      <w:r w:rsidDel="00000000" w:rsidR="00000000" w:rsidRPr="00000000">
        <w:rPr>
          <w:sz w:val="24"/>
          <w:szCs w:val="24"/>
          <w:rtl w:val="0"/>
        </w:rPr>
        <w:t xml:space="preserve">Hiện trạng ứng dụng CNTT</w:t>
      </w:r>
    </w:p>
    <w:p w:rsidR="00000000" w:rsidDel="00000000" w:rsidP="00000000" w:rsidRDefault="00000000" w:rsidRPr="00000000" w14:paraId="0000007E">
      <w:pPr>
        <w:pStyle w:val="Heading2"/>
        <w:spacing w:after="240" w:before="240" w:lineRule="auto"/>
        <w:ind w:left="0" w:firstLine="0"/>
        <w:jc w:val="both"/>
        <w:rPr>
          <w:sz w:val="24"/>
          <w:szCs w:val="24"/>
        </w:rPr>
      </w:pPr>
      <w:bookmarkStart w:colFirst="0" w:colLast="0" w:name="_287ar3fgy1e" w:id="4"/>
      <w:bookmarkEnd w:id="4"/>
      <w:r w:rsidDel="00000000" w:rsidR="00000000" w:rsidRPr="00000000">
        <w:rPr>
          <w:sz w:val="24"/>
          <w:szCs w:val="24"/>
          <w:rtl w:val="0"/>
        </w:rPr>
        <w:t xml:space="preserve">Qua khảo sát thực trạng, đơn vị chưa có hệ thống chuyên biệt phục vụ quản lý công việc theo mô hình Kanban và tự động hóa tính điểm KPI. Toàn bộ quy trình giao việc → theo dõi tiến độ → tổng hợp đánh giá hiện đang thực hiện qua nhiều công cụ rời rạc (email, chat, Excel), tiêu tốn ít nhất 20 giờ/tháng của bộ phận HR và cấp quản lý. Đây là bài toán cốt lõi mà hệ thống TeamsWork được xây dựng để giải quyết.</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475"/>
        <w:gridCol w:w="2475"/>
        <w:gridCol w:w="3000"/>
        <w:tblGridChange w:id="0">
          <w:tblGrid>
            <w:gridCol w:w="960"/>
            <w:gridCol w:w="2475"/>
            <w:gridCol w:w="2475"/>
            <w:gridCol w:w="3000"/>
          </w:tblGrid>
        </w:tblGridChange>
      </w:tblGrid>
      <w:tr>
        <w:trPr>
          <w:cantSplit w:val="0"/>
          <w:trHeight w:val="25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0.0" w:type="dxa"/>
              <w:left w:w="20.0" w:type="dxa"/>
              <w:bottom w:w="0.0" w:type="dxa"/>
              <w:right w:w="20.0" w:type="dxa"/>
            </w:tcMar>
          </w:tcPr>
          <w:p w:rsidR="00000000" w:rsidDel="00000000" w:rsidP="00000000" w:rsidRDefault="00000000" w:rsidRPr="00000000" w14:paraId="0000007F">
            <w:pPr>
              <w:pStyle w:val="Heading2"/>
              <w:spacing w:after="240" w:before="240" w:lineRule="auto"/>
              <w:ind w:left="0" w:firstLine="0"/>
              <w:jc w:val="center"/>
              <w:rPr>
                <w:b w:val="1"/>
                <w:bCs w:val="1"/>
                <w:color w:val="ffffff"/>
                <w:sz w:val="24"/>
                <w:szCs w:val="24"/>
              </w:rPr>
            </w:pPr>
            <w:bookmarkStart w:colFirst="0" w:colLast="0" w:name="_287ar3fgy1e" w:id="4"/>
            <w:bookmarkEnd w:id="4"/>
            <w:r w:rsidDel="00000000" w:rsidR="00000000" w:rsidRPr="00000000">
              <w:rPr>
                <w:b w:val="1"/>
                <w:bCs w:val="1"/>
                <w:color w:val="ffffff"/>
                <w:sz w:val="24"/>
                <w:szCs w:val="24"/>
                <w:rtl w:val="0"/>
              </w:rPr>
              <w:t xml:space="preserve">STT</w:t>
            </w:r>
          </w:p>
        </w:tc>
        <w:tc>
          <w:tcPr>
            <w:tcBorders>
              <w:top w:color="bfbfbf" w:space="0" w:sz="5" w:val="single"/>
              <w:left w:color="bfbfbf" w:space="0" w:sz="5" w:val="single"/>
              <w:bottom w:color="bfbfbf" w:space="0" w:sz="5" w:val="single"/>
              <w:right w:color="bfbfbf" w:space="0" w:sz="5" w:val="single"/>
            </w:tcBorders>
            <w:shd w:fill="1f3864" w:val="clear"/>
            <w:tcMar>
              <w:top w:w="0.0" w:type="dxa"/>
              <w:left w:w="20.0" w:type="dxa"/>
              <w:bottom w:w="0.0" w:type="dxa"/>
              <w:right w:w="20.0" w:type="dxa"/>
            </w:tcMar>
          </w:tcPr>
          <w:p w:rsidR="00000000" w:rsidDel="00000000" w:rsidP="00000000" w:rsidRDefault="00000000" w:rsidRPr="00000000" w14:paraId="00000080">
            <w:pPr>
              <w:pStyle w:val="Heading2"/>
              <w:spacing w:after="240" w:before="240" w:lineRule="auto"/>
              <w:ind w:left="0" w:firstLine="0"/>
              <w:jc w:val="center"/>
              <w:rPr>
                <w:b w:val="1"/>
                <w:bCs w:val="1"/>
                <w:color w:val="ffffff"/>
                <w:sz w:val="24"/>
                <w:szCs w:val="24"/>
              </w:rPr>
            </w:pPr>
            <w:bookmarkStart w:colFirst="0" w:colLast="0" w:name="_287ar3fgy1e" w:id="4"/>
            <w:bookmarkEnd w:id="4"/>
            <w:r w:rsidDel="00000000" w:rsidR="00000000" w:rsidRPr="00000000">
              <w:rPr>
                <w:b w:val="1"/>
                <w:bCs w:val="1"/>
                <w:color w:val="ffffff"/>
                <w:sz w:val="24"/>
                <w:szCs w:val="24"/>
                <w:rtl w:val="0"/>
              </w:rPr>
              <w:t xml:space="preserve">Yêu cầu nghiệp vụ</w:t>
            </w:r>
          </w:p>
        </w:tc>
        <w:tc>
          <w:tcPr>
            <w:tcBorders>
              <w:top w:color="bfbfbf" w:space="0" w:sz="5" w:val="single"/>
              <w:left w:color="bfbfbf" w:space="0" w:sz="5" w:val="single"/>
              <w:bottom w:color="bfbfbf" w:space="0" w:sz="5" w:val="single"/>
              <w:right w:color="bfbfbf" w:space="0" w:sz="5" w:val="single"/>
            </w:tcBorders>
            <w:shd w:fill="1f3864" w:val="clear"/>
            <w:tcMar>
              <w:top w:w="0.0" w:type="dxa"/>
              <w:left w:w="20.0" w:type="dxa"/>
              <w:bottom w:w="0.0" w:type="dxa"/>
              <w:right w:w="20.0" w:type="dxa"/>
            </w:tcMar>
          </w:tcPr>
          <w:p w:rsidR="00000000" w:rsidDel="00000000" w:rsidP="00000000" w:rsidRDefault="00000000" w:rsidRPr="00000000" w14:paraId="00000081">
            <w:pPr>
              <w:pStyle w:val="Heading2"/>
              <w:spacing w:after="240" w:before="240" w:lineRule="auto"/>
              <w:ind w:left="0" w:firstLine="0"/>
              <w:jc w:val="center"/>
              <w:rPr>
                <w:b w:val="1"/>
                <w:bCs w:val="1"/>
                <w:color w:val="ffffff"/>
                <w:sz w:val="24"/>
                <w:szCs w:val="24"/>
              </w:rPr>
            </w:pPr>
            <w:bookmarkStart w:colFirst="0" w:colLast="0" w:name="_287ar3fgy1e" w:id="4"/>
            <w:bookmarkEnd w:id="4"/>
            <w:r w:rsidDel="00000000" w:rsidR="00000000" w:rsidRPr="00000000">
              <w:rPr>
                <w:b w:val="1"/>
                <w:bCs w:val="1"/>
                <w:color w:val="ffffff"/>
                <w:sz w:val="24"/>
                <w:szCs w:val="24"/>
                <w:rtl w:val="0"/>
              </w:rPr>
              <w:t xml:space="preserve">Hiện trạng</w:t>
            </w:r>
          </w:p>
        </w:tc>
        <w:tc>
          <w:tcPr>
            <w:tcBorders>
              <w:top w:color="bfbfbf" w:space="0" w:sz="5" w:val="single"/>
              <w:left w:color="bfbfbf" w:space="0" w:sz="5" w:val="single"/>
              <w:bottom w:color="bfbfbf" w:space="0" w:sz="5" w:val="single"/>
              <w:right w:color="bfbfbf" w:space="0" w:sz="5" w:val="single"/>
            </w:tcBorders>
            <w:shd w:fill="1f3864" w:val="clear"/>
            <w:tcMar>
              <w:top w:w="0.0" w:type="dxa"/>
              <w:left w:w="20.0" w:type="dxa"/>
              <w:bottom w:w="0.0" w:type="dxa"/>
              <w:right w:w="20.0" w:type="dxa"/>
            </w:tcMar>
          </w:tcPr>
          <w:p w:rsidR="00000000" w:rsidDel="00000000" w:rsidP="00000000" w:rsidRDefault="00000000" w:rsidRPr="00000000" w14:paraId="00000082">
            <w:pPr>
              <w:pStyle w:val="Heading2"/>
              <w:spacing w:after="240" w:before="240" w:lineRule="auto"/>
              <w:ind w:left="0" w:firstLine="0"/>
              <w:jc w:val="center"/>
              <w:rPr>
                <w:b w:val="1"/>
                <w:bCs w:val="1"/>
                <w:color w:val="ffffff"/>
                <w:sz w:val="24"/>
                <w:szCs w:val="24"/>
              </w:rPr>
            </w:pPr>
            <w:bookmarkStart w:colFirst="0" w:colLast="0" w:name="_287ar3fgy1e" w:id="4"/>
            <w:bookmarkEnd w:id="4"/>
            <w:r w:rsidDel="00000000" w:rsidR="00000000" w:rsidRPr="00000000">
              <w:rPr>
                <w:b w:val="1"/>
                <w:bCs w:val="1"/>
                <w:color w:val="ffffff"/>
                <w:sz w:val="24"/>
                <w:szCs w:val="24"/>
                <w:rtl w:val="0"/>
              </w:rPr>
              <w:t xml:space="preserve">Đánh giá</w:t>
            </w:r>
          </w:p>
        </w:tc>
      </w:tr>
      <w:tr>
        <w:trPr>
          <w:cantSplit w:val="0"/>
          <w:trHeight w:val="49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83">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1</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84">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Giao việc có deadline &amp; người phụ trách rõ ràng</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85">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Chỉ qua email/chat</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86">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 Chưa đáp ứng</w:t>
            </w:r>
          </w:p>
        </w:tc>
      </w:tr>
      <w:tr>
        <w:trPr>
          <w:cantSplit w:val="0"/>
          <w:trHeight w:val="49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87">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2</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88">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Theo dõi tiến độ công việc theo thời gian thực</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89">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Báo cáo định kỳ thủ công</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8A">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 Chưa đáp ứng</w:t>
            </w:r>
          </w:p>
        </w:tc>
      </w:tr>
      <w:tr>
        <w:trPr>
          <w:cantSplit w:val="0"/>
          <w:trHeight w:val="49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8B">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3</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8C">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Tự động tính điểm KPI theo kết quả thực hiện</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8D">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Tổng hợp Excel thủ công</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8E">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 Chưa đáp ứng</w:t>
            </w:r>
          </w:p>
        </w:tc>
      </w:tr>
      <w:tr>
        <w:trPr>
          <w:cantSplit w:val="0"/>
          <w:trHeight w:val="49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8F">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4</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90">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Nhắc việc tự động khi sắp đến hạn</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91">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Không có cơ chế tự động</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92">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 Chưa đáp ứng</w:t>
            </w:r>
          </w:p>
        </w:tc>
      </w:tr>
      <w:tr>
        <w:trPr>
          <w:cantSplit w:val="0"/>
          <w:trHeight w:val="49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93">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5</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94">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Dashboard KPI tổng hợp realtime cho lãnh đạo</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95">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Không có</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96">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 Chưa đáp ứng</w:t>
            </w:r>
          </w:p>
        </w:tc>
      </w:tr>
      <w:tr>
        <w:trPr>
          <w:cantSplit w:val="0"/>
          <w:trHeight w:val="49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97">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6</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98">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Đăng nhập một lần (SSO) với tài khoản Microsoft 365</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99">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Teams đã có SSO nhưng chưa gắn với hệ thống quản lý việc</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9A">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 Có một phần, cần tích hợp</w:t>
            </w:r>
          </w:p>
        </w:tc>
      </w:tr>
      <w:tr>
        <w:trPr>
          <w:cantSplit w:val="0"/>
          <w:trHeight w:val="49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9B">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7</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9C">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Lưu trữ lịch sử công việc &amp; audit log</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9D">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Phân tán, không có chuẩn</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9E">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 Chưa đáp ứng</w:t>
            </w:r>
          </w:p>
        </w:tc>
      </w:tr>
      <w:tr>
        <w:trPr>
          <w:cantSplit w:val="0"/>
          <w:trHeight w:val="25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0.0" w:type="dxa"/>
              <w:left w:w="20.0" w:type="dxa"/>
              <w:bottom w:w="0.0" w:type="dxa"/>
              <w:right w:w="20.0" w:type="dxa"/>
            </w:tcMar>
          </w:tcPr>
          <w:p w:rsidR="00000000" w:rsidDel="00000000" w:rsidP="00000000" w:rsidRDefault="00000000" w:rsidRPr="00000000" w14:paraId="0000009F">
            <w:pPr>
              <w:pStyle w:val="Heading2"/>
              <w:spacing w:after="240" w:before="240" w:lineRule="auto"/>
              <w:ind w:left="0" w:firstLine="0"/>
              <w:jc w:val="center"/>
              <w:rPr>
                <w:b w:val="1"/>
                <w:bCs w:val="1"/>
                <w:color w:val="ffffff"/>
                <w:sz w:val="24"/>
                <w:szCs w:val="24"/>
              </w:rPr>
            </w:pPr>
            <w:bookmarkStart w:colFirst="0" w:colLast="0" w:name="_287ar3fgy1e" w:id="4"/>
            <w:bookmarkEnd w:id="4"/>
            <w:r w:rsidDel="00000000" w:rsidR="00000000" w:rsidRPr="00000000">
              <w:rPr>
                <w:b w:val="1"/>
                <w:bCs w:val="1"/>
                <w:color w:val="ffffff"/>
                <w:sz w:val="24"/>
                <w:szCs w:val="24"/>
                <w:rtl w:val="0"/>
              </w:rPr>
              <w:t xml:space="preserve">STT</w:t>
            </w:r>
          </w:p>
        </w:tc>
        <w:tc>
          <w:tcPr>
            <w:tcBorders>
              <w:top w:color="bfbfbf" w:space="0" w:sz="5" w:val="single"/>
              <w:left w:color="bfbfbf" w:space="0" w:sz="5" w:val="single"/>
              <w:bottom w:color="bfbfbf" w:space="0" w:sz="5" w:val="single"/>
              <w:right w:color="bfbfbf" w:space="0" w:sz="5" w:val="single"/>
            </w:tcBorders>
            <w:shd w:fill="1f3864" w:val="clear"/>
            <w:tcMar>
              <w:top w:w="0.0" w:type="dxa"/>
              <w:left w:w="20.0" w:type="dxa"/>
              <w:bottom w:w="0.0" w:type="dxa"/>
              <w:right w:w="20.0" w:type="dxa"/>
            </w:tcMar>
          </w:tcPr>
          <w:p w:rsidR="00000000" w:rsidDel="00000000" w:rsidP="00000000" w:rsidRDefault="00000000" w:rsidRPr="00000000" w14:paraId="000000A0">
            <w:pPr>
              <w:pStyle w:val="Heading2"/>
              <w:spacing w:after="240" w:before="240" w:lineRule="auto"/>
              <w:ind w:left="0" w:firstLine="0"/>
              <w:jc w:val="center"/>
              <w:rPr>
                <w:b w:val="1"/>
                <w:bCs w:val="1"/>
                <w:color w:val="ffffff"/>
                <w:sz w:val="24"/>
                <w:szCs w:val="24"/>
              </w:rPr>
            </w:pPr>
            <w:bookmarkStart w:colFirst="0" w:colLast="0" w:name="_287ar3fgy1e" w:id="4"/>
            <w:bookmarkEnd w:id="4"/>
            <w:r w:rsidDel="00000000" w:rsidR="00000000" w:rsidRPr="00000000">
              <w:rPr>
                <w:b w:val="1"/>
                <w:bCs w:val="1"/>
                <w:color w:val="ffffff"/>
                <w:sz w:val="24"/>
                <w:szCs w:val="24"/>
                <w:rtl w:val="0"/>
              </w:rPr>
              <w:t xml:space="preserve">Tên hệ thống / Công cụ</w:t>
            </w:r>
          </w:p>
        </w:tc>
        <w:tc>
          <w:tcPr>
            <w:tcBorders>
              <w:top w:color="bfbfbf" w:space="0" w:sz="5" w:val="single"/>
              <w:left w:color="bfbfbf" w:space="0" w:sz="5" w:val="single"/>
              <w:bottom w:color="bfbfbf" w:space="0" w:sz="5" w:val="single"/>
              <w:right w:color="bfbfbf" w:space="0" w:sz="5" w:val="single"/>
            </w:tcBorders>
            <w:shd w:fill="1f3864" w:val="clear"/>
            <w:tcMar>
              <w:top w:w="0.0" w:type="dxa"/>
              <w:left w:w="20.0" w:type="dxa"/>
              <w:bottom w:w="0.0" w:type="dxa"/>
              <w:right w:w="20.0" w:type="dxa"/>
            </w:tcMar>
          </w:tcPr>
          <w:p w:rsidR="00000000" w:rsidDel="00000000" w:rsidP="00000000" w:rsidRDefault="00000000" w:rsidRPr="00000000" w14:paraId="000000A1">
            <w:pPr>
              <w:pStyle w:val="Heading2"/>
              <w:spacing w:after="240" w:before="240" w:lineRule="auto"/>
              <w:ind w:left="0" w:firstLine="0"/>
              <w:jc w:val="center"/>
              <w:rPr>
                <w:b w:val="1"/>
                <w:bCs w:val="1"/>
                <w:color w:val="ffffff"/>
                <w:sz w:val="24"/>
                <w:szCs w:val="24"/>
              </w:rPr>
            </w:pPr>
            <w:bookmarkStart w:colFirst="0" w:colLast="0" w:name="_287ar3fgy1e" w:id="4"/>
            <w:bookmarkEnd w:id="4"/>
            <w:r w:rsidDel="00000000" w:rsidR="00000000" w:rsidRPr="00000000">
              <w:rPr>
                <w:b w:val="1"/>
                <w:bCs w:val="1"/>
                <w:color w:val="ffffff"/>
                <w:sz w:val="24"/>
                <w:szCs w:val="24"/>
                <w:rtl w:val="0"/>
              </w:rPr>
              <w:t xml:space="preserve">Chức năng đang dùng</w:t>
            </w:r>
          </w:p>
        </w:tc>
        <w:tc>
          <w:tcPr>
            <w:tcBorders>
              <w:top w:color="bfbfbf" w:space="0" w:sz="5" w:val="single"/>
              <w:left w:color="bfbfbf" w:space="0" w:sz="5" w:val="single"/>
              <w:bottom w:color="bfbfbf" w:space="0" w:sz="5" w:val="single"/>
              <w:right w:color="bfbfbf" w:space="0" w:sz="5" w:val="single"/>
            </w:tcBorders>
            <w:shd w:fill="1f3864" w:val="clear"/>
            <w:tcMar>
              <w:top w:w="0.0" w:type="dxa"/>
              <w:left w:w="20.0" w:type="dxa"/>
              <w:bottom w:w="0.0" w:type="dxa"/>
              <w:right w:w="20.0" w:type="dxa"/>
            </w:tcMar>
          </w:tcPr>
          <w:p w:rsidR="00000000" w:rsidDel="00000000" w:rsidP="00000000" w:rsidRDefault="00000000" w:rsidRPr="00000000" w14:paraId="000000A2">
            <w:pPr>
              <w:pStyle w:val="Heading2"/>
              <w:spacing w:after="240" w:before="240" w:lineRule="auto"/>
              <w:ind w:left="0" w:firstLine="0"/>
              <w:jc w:val="center"/>
              <w:rPr>
                <w:b w:val="1"/>
                <w:bCs w:val="1"/>
                <w:color w:val="ffffff"/>
                <w:sz w:val="24"/>
                <w:szCs w:val="24"/>
              </w:rPr>
            </w:pPr>
            <w:bookmarkStart w:colFirst="0" w:colLast="0" w:name="_287ar3fgy1e" w:id="4"/>
            <w:bookmarkEnd w:id="4"/>
            <w:r w:rsidDel="00000000" w:rsidR="00000000" w:rsidRPr="00000000">
              <w:rPr>
                <w:b w:val="1"/>
                <w:bCs w:val="1"/>
                <w:color w:val="ffffff"/>
                <w:sz w:val="24"/>
                <w:szCs w:val="24"/>
                <w:rtl w:val="0"/>
              </w:rPr>
              <w:t xml:space="preserve">Hạn chế liên quan đến dự án</w:t>
            </w:r>
          </w:p>
        </w:tc>
      </w:tr>
      <w:tr>
        <w:trPr>
          <w:cantSplit w:val="0"/>
          <w:trHeight w:val="73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A3">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1</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A4">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Hệ thống Email nội bộ</w:t>
              <w:br w:type="textWrapping"/>
              <w:t xml:space="preserve">(Microsoft Exchange / Outlook)</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A5">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Giao tiếp, trao đổi công việc, thông báo nội bộ</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A6">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Không có cấu trúc giao việc; thông tin bị phân tán, khó tra cứu; thiếu theo dõi tiến độ</w:t>
            </w:r>
          </w:p>
        </w:tc>
      </w:tr>
      <w:tr>
        <w:trPr>
          <w:cantSplit w:val="0"/>
          <w:trHeight w:val="73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A7">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2</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A8">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Microsoft Teams</w:t>
              <w:br w:type="textWrapping"/>
              <w:t xml:space="preserve">(Chat &amp; Video)</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A9">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Họp trực tuyến, nhắn tin nhóm, chia sẻ tài liệu</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AA">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Chưa có Tab ứng dụng quản lý công việc; giao việc qua chat rời rạc, thiếu deadline &amp; KPI</w:t>
            </w:r>
          </w:p>
        </w:tc>
      </w:tr>
      <w:tr>
        <w:trPr>
          <w:cantSplit w:val="0"/>
          <w:trHeight w:val="73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AB">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3</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AC">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Hệ thống quản lý nhân sự</w:t>
              <w:br w:type="textWrapping"/>
              <w:t xml:space="preserve">(HRM nội bộ)</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AD">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Lưu hồ sơ nhân viên, chấm công, tính lương cơ bản</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AE">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Không có module theo dõi hiệu suất (KPI); tổng hợp KPI cuối kỳ phải làm thủ công bằng Excel</w:t>
            </w:r>
          </w:p>
        </w:tc>
      </w:tr>
      <w:tr>
        <w:trPr>
          <w:cantSplit w:val="0"/>
          <w:trHeight w:val="73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AF">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4</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B0">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Microsoft Excel / Google Sheets</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B1">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Tổng hợp KPI thủ công, theo dõi tiến độ dự án, báo cáo định kỳ</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B2">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Phụ thuộc thao tác tay; dễ sai sót; không real-time; không phân quyền theo vai trò</w:t>
            </w:r>
          </w:p>
        </w:tc>
      </w:tr>
      <w:tr>
        <w:trPr>
          <w:cantSplit w:val="0"/>
          <w:trHeight w:val="49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B3">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5</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B4">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Hệ thống quản lý văn bản</w:t>
              <w:br w:type="textWrapping"/>
              <w:t xml:space="preserve">(eOffice / OneStop)</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B5">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Luân chuyển văn bản hành chính, ký duyệt điện tử</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B6">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Không liên kết với task/công việc thực tế; không tích hợp với Teams</w:t>
            </w:r>
          </w:p>
        </w:tc>
      </w:tr>
      <w:tr>
        <w:trPr>
          <w:cantSplit w:val="0"/>
          <w:trHeight w:val="49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B7">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6</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B8">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Hệ thống quản lý đào tạo</w:t>
              <w:br w:type="textWrapping"/>
              <w:t xml:space="preserve">(LMS nội bộ)</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B9">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Quản lý môn học, lịch giảng, kết quả học tập</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BA">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Tách biệt với luồng quản lý công việc hành chính – nhân sự</w:t>
            </w:r>
          </w:p>
        </w:tc>
      </w:tr>
    </w:tbl>
    <w:p w:rsidR="00000000" w:rsidDel="00000000" w:rsidP="00000000" w:rsidRDefault="00000000" w:rsidRPr="00000000" w14:paraId="000000BB">
      <w:pPr>
        <w:pStyle w:val="Heading2"/>
        <w:numPr>
          <w:ilvl w:val="0"/>
          <w:numId w:val="11"/>
        </w:numPr>
        <w:spacing w:after="80" w:before="360" w:lineRule="auto"/>
      </w:pPr>
      <w:bookmarkStart w:colFirst="0" w:colLast="0" w:name="_b02x1zpn7gid" w:id="5"/>
      <w:bookmarkEnd w:id="5"/>
      <w:r w:rsidDel="00000000" w:rsidR="00000000" w:rsidRPr="00000000">
        <w:rPr>
          <w:b w:val="1"/>
          <w:bCs w:val="1"/>
          <w:sz w:val="24"/>
          <w:szCs w:val="24"/>
          <w:rtl w:val="0"/>
        </w:rPr>
        <w:t xml:space="preserve">I. Hiện trạng hạ tầng CNTT</w:t>
      </w:r>
    </w:p>
    <w:p w:rsidR="00000000" w:rsidDel="00000000" w:rsidP="00000000" w:rsidRDefault="00000000" w:rsidRPr="00000000" w14:paraId="000000BC">
      <w:pPr>
        <w:pStyle w:val="Heading2"/>
        <w:spacing w:after="240" w:before="240" w:lineRule="auto"/>
        <w:ind w:left="0" w:firstLine="0"/>
        <w:jc w:val="both"/>
        <w:rPr>
          <w:i w:val="1"/>
          <w:iCs w:val="1"/>
          <w:sz w:val="24"/>
          <w:szCs w:val="24"/>
        </w:rPr>
      </w:pPr>
      <w:bookmarkStart w:colFirst="0" w:colLast="0" w:name="_287ar3fgy1e" w:id="4"/>
      <w:bookmarkEnd w:id="4"/>
      <w:r w:rsidDel="00000000" w:rsidR="00000000" w:rsidRPr="00000000">
        <w:rPr>
          <w:i w:val="1"/>
          <w:iCs w:val="1"/>
          <w:sz w:val="24"/>
          <w:szCs w:val="24"/>
          <w:rtl w:val="0"/>
        </w:rPr>
        <w:t xml:space="preserve">Nhận xét: Hạ tầng CNTT hiện tại của đơn vị hoàn toàn tương thích với yêu cầu triển khai hệ thống TeamsWork. Việc tận dụng hệ sinh thái Microsoft 365 và Azure AD sẵn có giúp giảm thiểu chi phí hạ tầng mới, rút ngắn thời gian triển khai và đảm bảo tính đồng nhất về bảo mật với toàn bộ hệ thống nội bộ của đơn vị. Đây là một trong những điều kiện thuận lợi quan trọng để dự án TeamsWork khả thi về mặt kỹ thuật.</w:t>
      </w:r>
    </w:p>
    <w:tbl>
      <w:tblPr>
        <w:tblStyle w:val="Table4"/>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725"/>
        <w:gridCol w:w="3150"/>
        <w:gridCol w:w="2700"/>
        <w:tblGridChange w:id="0">
          <w:tblGrid>
            <w:gridCol w:w="765"/>
            <w:gridCol w:w="1725"/>
            <w:gridCol w:w="3150"/>
            <w:gridCol w:w="2700"/>
          </w:tblGrid>
        </w:tblGridChange>
      </w:tblGrid>
      <w:tr>
        <w:trPr>
          <w:cantSplit w:val="0"/>
          <w:trHeight w:val="25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0.0" w:type="dxa"/>
              <w:left w:w="20.0" w:type="dxa"/>
              <w:bottom w:w="0.0" w:type="dxa"/>
              <w:right w:w="20.0" w:type="dxa"/>
            </w:tcMar>
          </w:tcPr>
          <w:p w:rsidR="00000000" w:rsidDel="00000000" w:rsidP="00000000" w:rsidRDefault="00000000" w:rsidRPr="00000000" w14:paraId="000000BD">
            <w:pPr>
              <w:pStyle w:val="Heading2"/>
              <w:spacing w:after="240" w:before="240" w:lineRule="auto"/>
              <w:ind w:left="0" w:firstLine="0"/>
              <w:jc w:val="center"/>
              <w:rPr>
                <w:b w:val="1"/>
                <w:bCs w:val="1"/>
                <w:color w:val="ffffff"/>
                <w:sz w:val="24"/>
                <w:szCs w:val="24"/>
              </w:rPr>
            </w:pPr>
            <w:bookmarkStart w:colFirst="0" w:colLast="0" w:name="_287ar3fgy1e" w:id="4"/>
            <w:bookmarkEnd w:id="4"/>
            <w:r w:rsidDel="00000000" w:rsidR="00000000" w:rsidRPr="00000000">
              <w:rPr>
                <w:b w:val="1"/>
                <w:bCs w:val="1"/>
                <w:color w:val="ffffff"/>
                <w:sz w:val="24"/>
                <w:szCs w:val="24"/>
                <w:rtl w:val="0"/>
              </w:rPr>
              <w:t xml:space="preserve">STT</w:t>
            </w:r>
          </w:p>
        </w:tc>
        <w:tc>
          <w:tcPr>
            <w:tcBorders>
              <w:top w:color="bfbfbf" w:space="0" w:sz="5" w:val="single"/>
              <w:left w:color="bfbfbf" w:space="0" w:sz="5" w:val="single"/>
              <w:bottom w:color="bfbfbf" w:space="0" w:sz="5" w:val="single"/>
              <w:right w:color="bfbfbf" w:space="0" w:sz="5" w:val="single"/>
            </w:tcBorders>
            <w:shd w:fill="1f3864" w:val="clear"/>
            <w:tcMar>
              <w:top w:w="0.0" w:type="dxa"/>
              <w:left w:w="20.0" w:type="dxa"/>
              <w:bottom w:w="0.0" w:type="dxa"/>
              <w:right w:w="20.0" w:type="dxa"/>
            </w:tcMar>
          </w:tcPr>
          <w:p w:rsidR="00000000" w:rsidDel="00000000" w:rsidP="00000000" w:rsidRDefault="00000000" w:rsidRPr="00000000" w14:paraId="000000BE">
            <w:pPr>
              <w:pStyle w:val="Heading2"/>
              <w:spacing w:after="240" w:before="240" w:lineRule="auto"/>
              <w:ind w:left="0" w:firstLine="0"/>
              <w:jc w:val="center"/>
              <w:rPr>
                <w:b w:val="1"/>
                <w:bCs w:val="1"/>
                <w:color w:val="ffffff"/>
                <w:sz w:val="24"/>
                <w:szCs w:val="24"/>
              </w:rPr>
            </w:pPr>
            <w:bookmarkStart w:colFirst="0" w:colLast="0" w:name="_287ar3fgy1e" w:id="4"/>
            <w:bookmarkEnd w:id="4"/>
            <w:r w:rsidDel="00000000" w:rsidR="00000000" w:rsidRPr="00000000">
              <w:rPr>
                <w:b w:val="1"/>
                <w:bCs w:val="1"/>
                <w:color w:val="ffffff"/>
                <w:sz w:val="24"/>
                <w:szCs w:val="24"/>
                <w:rtl w:val="0"/>
              </w:rPr>
              <w:t xml:space="preserve">Thành phần hạ tầng</w:t>
            </w:r>
          </w:p>
        </w:tc>
        <w:tc>
          <w:tcPr>
            <w:tcBorders>
              <w:top w:color="bfbfbf" w:space="0" w:sz="5" w:val="single"/>
              <w:left w:color="bfbfbf" w:space="0" w:sz="5" w:val="single"/>
              <w:bottom w:color="bfbfbf" w:space="0" w:sz="5" w:val="single"/>
              <w:right w:color="bfbfbf" w:space="0" w:sz="5" w:val="single"/>
            </w:tcBorders>
            <w:shd w:fill="1f3864" w:val="clear"/>
            <w:tcMar>
              <w:top w:w="0.0" w:type="dxa"/>
              <w:left w:w="20.0" w:type="dxa"/>
              <w:bottom w:w="0.0" w:type="dxa"/>
              <w:right w:w="20.0" w:type="dxa"/>
            </w:tcMar>
          </w:tcPr>
          <w:p w:rsidR="00000000" w:rsidDel="00000000" w:rsidP="00000000" w:rsidRDefault="00000000" w:rsidRPr="00000000" w14:paraId="000000BF">
            <w:pPr>
              <w:pStyle w:val="Heading2"/>
              <w:spacing w:after="240" w:before="240" w:lineRule="auto"/>
              <w:ind w:left="0" w:firstLine="0"/>
              <w:jc w:val="center"/>
              <w:rPr>
                <w:b w:val="1"/>
                <w:bCs w:val="1"/>
                <w:color w:val="ffffff"/>
                <w:sz w:val="24"/>
                <w:szCs w:val="24"/>
              </w:rPr>
            </w:pPr>
            <w:bookmarkStart w:colFirst="0" w:colLast="0" w:name="_287ar3fgy1e" w:id="4"/>
            <w:bookmarkEnd w:id="4"/>
            <w:r w:rsidDel="00000000" w:rsidR="00000000" w:rsidRPr="00000000">
              <w:rPr>
                <w:b w:val="1"/>
                <w:bCs w:val="1"/>
                <w:color w:val="ffffff"/>
                <w:sz w:val="24"/>
                <w:szCs w:val="24"/>
                <w:rtl w:val="0"/>
              </w:rPr>
              <w:t xml:space="preserve">Hiện trạng</w:t>
            </w:r>
          </w:p>
        </w:tc>
        <w:tc>
          <w:tcPr>
            <w:tcBorders>
              <w:top w:color="bfbfbf" w:space="0" w:sz="5" w:val="single"/>
              <w:left w:color="bfbfbf" w:space="0" w:sz="5" w:val="single"/>
              <w:bottom w:color="bfbfbf" w:space="0" w:sz="5" w:val="single"/>
              <w:right w:color="bfbfbf" w:space="0" w:sz="5" w:val="single"/>
            </w:tcBorders>
            <w:shd w:fill="1f3864" w:val="clear"/>
            <w:tcMar>
              <w:top w:w="0.0" w:type="dxa"/>
              <w:left w:w="20.0" w:type="dxa"/>
              <w:bottom w:w="0.0" w:type="dxa"/>
              <w:right w:w="20.0" w:type="dxa"/>
            </w:tcMar>
          </w:tcPr>
          <w:p w:rsidR="00000000" w:rsidDel="00000000" w:rsidP="00000000" w:rsidRDefault="00000000" w:rsidRPr="00000000" w14:paraId="000000C0">
            <w:pPr>
              <w:pStyle w:val="Heading2"/>
              <w:spacing w:after="240" w:before="240" w:lineRule="auto"/>
              <w:ind w:left="0" w:firstLine="0"/>
              <w:jc w:val="center"/>
              <w:rPr>
                <w:b w:val="1"/>
                <w:bCs w:val="1"/>
                <w:color w:val="ffffff"/>
                <w:sz w:val="24"/>
                <w:szCs w:val="24"/>
              </w:rPr>
            </w:pPr>
            <w:bookmarkStart w:colFirst="0" w:colLast="0" w:name="_287ar3fgy1e" w:id="4"/>
            <w:bookmarkEnd w:id="4"/>
            <w:r w:rsidDel="00000000" w:rsidR="00000000" w:rsidRPr="00000000">
              <w:rPr>
                <w:b w:val="1"/>
                <w:bCs w:val="1"/>
                <w:color w:val="ffffff"/>
                <w:sz w:val="24"/>
                <w:szCs w:val="24"/>
                <w:rtl w:val="0"/>
              </w:rPr>
              <w:t xml:space="preserve">Đánh giá đáp ứng</w:t>
            </w:r>
          </w:p>
        </w:tc>
      </w:tr>
      <w:tr>
        <w:trPr>
          <w:cantSplit w:val="0"/>
          <w:trHeight w:val="121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C1">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1</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C2">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Tài khoản Microsoft 365</w:t>
              <w:br w:type="textWrapping"/>
              <w:t xml:space="preserve">(Email + Teams + SharePoint)</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C3">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Toàn bộ cán bộ, giảng viên có tài khoản Microsoft 365 Business/Education; Teams đang sử dụng thường xuyên cho họp và trao đổi</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C4">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 Đáp ứng tốt – TeamsWork nhúng trực tiếp vào môi trường Teams hiện có</w:t>
            </w:r>
          </w:p>
        </w:tc>
      </w:tr>
      <w:tr>
        <w:trPr>
          <w:cantSplit w:val="0"/>
          <w:trHeight w:val="76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C5">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2</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C6">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Azure Active Directory (Azure AD)</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C7">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Đơn vị đã có Azure AD tenant quản lý định danh người dùng; hỗ trợ SSO và đồng bộ danh sách nhân viên</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C8">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 Đáp ứng tốt – Dùng làm nguồn định danh và phân quyền cho TeamsWork</w:t>
            </w:r>
          </w:p>
        </w:tc>
      </w:tr>
      <w:tr>
        <w:trPr>
          <w:cantSplit w:val="0"/>
          <w:trHeight w:val="100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C9">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3</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CA">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Hạ tầng máy chủ &amp; Cloud</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CB">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Có máy chủ nội bộ phục vụ các hệ thống quản lý; có kết nối Azure Cloud thông qua tài khoản Microsoft 365</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CC">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 Đáp ứng – TeamsWork sử dụng Azure App Service + Azure SQL Database (có thể dùng Azure Student/Education credit)</w:t>
            </w:r>
          </w:p>
        </w:tc>
      </w:tr>
      <w:tr>
        <w:trPr>
          <w:cantSplit w:val="0"/>
          <w:trHeight w:val="97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CD">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4</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CE">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Băng thông &amp; kết nối mạng</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CF">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Hệ thống mạng LAN/WiFi trong toàn trường với băng thông đảm bảo; kết nối Internet tốc độ cao phục vụ hàng nghìn người dùng đồng thời</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D0">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 Đáp ứng – Yêu cầu tải dữ liệu Kanban &lt;2s trong LAN là khả thi</w:t>
            </w:r>
          </w:p>
        </w:tc>
      </w:tr>
      <w:tr>
        <w:trPr>
          <w:cantSplit w:val="0"/>
          <w:trHeight w:val="97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D1">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5</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D2">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Thiết bị người dùng cuối</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D3">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Cán bộ, giảng viên sử dụng máy tính cá nhân (Windows/macOS) và điện thoại thông minh đã cài Microsoft Teams</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D4">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 Đáp ứng – TeamsWork hoạt động trên Teams Desktop, Web và Mobile App</w:t>
            </w:r>
          </w:p>
        </w:tc>
      </w:tr>
      <w:tr>
        <w:trPr>
          <w:cantSplit w:val="0"/>
          <w:trHeight w:val="100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D5">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6</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D6">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Bảo mật &amp; quản lý truy cập</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D7">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Microsoft 365 tích hợp Microsoft Defender, Conditional Access Policy, MFA cho tài khoản ưu tiên</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D8">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 Đáp ứng – TeamsWork kế thừa chính sách bảo mật của Microsoft 365; bổ sung AES-256 at-rest và Azure Key Vault</w:t>
            </w:r>
          </w:p>
        </w:tc>
      </w:tr>
      <w:tr>
        <w:trPr>
          <w:cantSplit w:val="0"/>
          <w:trHeight w:val="100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D9">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7</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DA">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CI/CD &amp; DevOps</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DB">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Chưa có pipeline CI/CD riêng cho dự án nội bộ</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DC">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 Cần thiết lập – Dự án sẽ triển khai GitHub Actions + Azure Container Registry trong quá trình phát triển</w:t>
            </w:r>
          </w:p>
        </w:tc>
      </w:tr>
      <w:tr>
        <w:trPr>
          <w:cantSplit w:val="0"/>
          <w:trHeight w:val="1005" w:hRule="atLeast"/>
          <w:tblHeader w:val="0"/>
        </w:trPr>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DD">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8</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DE">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Hệ thống backup &amp; phục hồi dữ liệu</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DF">
            <w:pPr>
              <w:pStyle w:val="Heading2"/>
              <w:spacing w:after="240" w:before="240" w:lineRule="auto"/>
              <w:ind w:left="0" w:firstLine="0"/>
              <w:rPr>
                <w:sz w:val="24"/>
                <w:szCs w:val="24"/>
              </w:rPr>
            </w:pPr>
            <w:bookmarkStart w:colFirst="0" w:colLast="0" w:name="_287ar3fgy1e" w:id="4"/>
            <w:bookmarkEnd w:id="4"/>
            <w:r w:rsidDel="00000000" w:rsidR="00000000" w:rsidRPr="00000000">
              <w:rPr>
                <w:sz w:val="24"/>
                <w:szCs w:val="24"/>
                <w:rtl w:val="0"/>
              </w:rPr>
              <w:t xml:space="preserve">Có chính sách backup định kỳ cho máy chủ nội bộ</w:t>
            </w:r>
          </w:p>
        </w:tc>
        <w:tc>
          <w:tcPr>
            <w:tcBorders>
              <w:top w:color="bfbfbf" w:space="0" w:sz="5" w:val="single"/>
              <w:left w:color="bfbfbf" w:space="0" w:sz="5" w:val="single"/>
              <w:bottom w:color="bfbfbf" w:space="0" w:sz="5" w:val="single"/>
              <w:right w:color="bfbfbf" w:space="0" w:sz="5" w:val="single"/>
            </w:tcBorders>
            <w:tcMar>
              <w:top w:w="0.0" w:type="dxa"/>
              <w:left w:w="20.0" w:type="dxa"/>
              <w:bottom w:w="0.0" w:type="dxa"/>
              <w:right w:w="20.0" w:type="dxa"/>
            </w:tcMar>
          </w:tcPr>
          <w:p w:rsidR="00000000" w:rsidDel="00000000" w:rsidP="00000000" w:rsidRDefault="00000000" w:rsidRPr="00000000" w14:paraId="000000E0">
            <w:pPr>
              <w:pStyle w:val="Heading2"/>
              <w:spacing w:after="240" w:before="240" w:lineRule="auto"/>
              <w:ind w:left="0" w:firstLine="0"/>
              <w:rPr>
                <w:sz w:val="24"/>
                <w:szCs w:val="24"/>
              </w:rPr>
            </w:pPr>
            <w:bookmarkStart w:colFirst="0" w:colLast="0" w:name="_ail4nbwpmwpc" w:id="6"/>
            <w:bookmarkEnd w:id="6"/>
            <w:r w:rsidDel="00000000" w:rsidR="00000000" w:rsidRPr="00000000">
              <w:rPr>
                <w:sz w:val="24"/>
                <w:szCs w:val="24"/>
                <w:rtl w:val="0"/>
              </w:rPr>
              <w:t xml:space="preserve">✅ Bổ sung – TeamsWork tự động backup Azure SQL lên Azure Blob Storage hàng ngày, lưu lịch sử 30 ngày</w:t>
            </w:r>
          </w:p>
        </w:tc>
      </w:tr>
    </w:tbl>
    <w:p w:rsidR="00000000" w:rsidDel="00000000" w:rsidP="00000000" w:rsidRDefault="00000000" w:rsidRPr="00000000" w14:paraId="000000E1">
      <w:pPr>
        <w:pStyle w:val="Heading2"/>
        <w:ind w:left="0" w:firstLine="0"/>
        <w:rPr>
          <w:sz w:val="24"/>
          <w:szCs w:val="24"/>
        </w:rPr>
      </w:pPr>
      <w:bookmarkStart w:colFirst="0" w:colLast="0" w:name="_287ar3fgy1e" w:id="4"/>
      <w:bookmarkEnd w:id="4"/>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numPr>
          <w:ilvl w:val="0"/>
          <w:numId w:val="11"/>
        </w:numPr>
      </w:pPr>
      <w:r w:rsidDel="00000000" w:rsidR="00000000" w:rsidRPr="00000000">
        <w:rPr>
          <w:sz w:val="24"/>
          <w:szCs w:val="24"/>
          <w:rtl w:val="0"/>
        </w:rPr>
        <w:t xml:space="preserve">Hiện trạng về nhân lực CNTT</w:t>
      </w:r>
    </w:p>
    <w:p w:rsidR="00000000" w:rsidDel="00000000" w:rsidP="00000000" w:rsidRDefault="00000000" w:rsidRPr="00000000" w14:paraId="000000E4">
      <w:pPr>
        <w:spacing w:line="240" w:lineRule="auto"/>
        <w:ind w:firstLine="0"/>
        <w:jc w:val="left"/>
        <w:rPr/>
      </w:pPr>
      <w:r w:rsidDel="00000000" w:rsidR="00000000" w:rsidRPr="00000000">
        <w:rPr>
          <w:rtl w:val="0"/>
        </w:rPr>
        <w:t xml:space="preserve">Cơ cấu tổ chức nhân sự dự án “Xây dựng hệ thống quản trị công việc và KPI nội bộ - TeamsWork” được triển khai theo mô hình đội ngũ lai (Hybrid Team), kết hợp chặt chẽ giữa trí tuệ quản trị của con người và năng lực thực thi siêu tốc của trí tuệ nhân tạo. Tổng quy mô nhân sự dự án gồm 18 thành viên, được cơ cấu cụ thể như sau:</w:t>
      </w:r>
    </w:p>
    <w:p w:rsidR="00000000" w:rsidDel="00000000" w:rsidP="00000000" w:rsidRDefault="00000000" w:rsidRPr="00000000" w14:paraId="000000E5">
      <w:pPr>
        <w:spacing w:line="240" w:lineRule="auto"/>
        <w:ind w:firstLine="0"/>
        <w:jc w:val="left"/>
        <w:rPr/>
      </w:pPr>
      <w:r w:rsidDel="00000000" w:rsidR="00000000" w:rsidRPr="00000000">
        <w:rPr>
          <w:rtl w:val="0"/>
        </w:rPr>
        <w:t xml:space="preserve">1. Nhân sự quản lý chủ chốt (Human Leads): 03 người Đội ngũ quản lý đóng vai trò định hướng, thiết lập prompt và kiểm soát chất lượng đầu ra, áp dụng quy trình Scrum và PMBOK. Cụ thể:</w:t>
      </w:r>
    </w:p>
    <w:p w:rsidR="00000000" w:rsidDel="00000000" w:rsidP="00000000" w:rsidRDefault="00000000" w:rsidRPr="00000000" w14:paraId="000000E6">
      <w:pPr>
        <w:numPr>
          <w:ilvl w:val="0"/>
          <w:numId w:val="6"/>
        </w:numPr>
        <w:spacing w:after="0" w:afterAutospacing="0" w:line="240" w:lineRule="auto"/>
        <w:ind w:left="720" w:hanging="360"/>
        <w:jc w:val="left"/>
      </w:pPr>
      <w:r w:rsidDel="00000000" w:rsidR="00000000" w:rsidRPr="00000000">
        <w:rPr>
          <w:rtl w:val="0"/>
        </w:rPr>
        <w:t xml:space="preserve">Ngô Văn Công (Project Manager / Schedule Lead): Chịu trách nhiệm điều phối tổng thể, lập kế hoạch tiến độ (Gantt Chart) và quản lý nỗ lực thực hiện (Effort log) của toàn đội ngũ.</w:t>
      </w:r>
    </w:p>
    <w:p w:rsidR="00000000" w:rsidDel="00000000" w:rsidP="00000000" w:rsidRDefault="00000000" w:rsidRPr="00000000" w14:paraId="000000E7">
      <w:pPr>
        <w:numPr>
          <w:ilvl w:val="0"/>
          <w:numId w:val="6"/>
        </w:numPr>
        <w:spacing w:after="0" w:afterAutospacing="0" w:line="240" w:lineRule="auto"/>
        <w:ind w:left="720" w:hanging="360"/>
        <w:jc w:val="left"/>
      </w:pPr>
      <w:r w:rsidDel="00000000" w:rsidR="00000000" w:rsidRPr="00000000">
        <w:rPr>
          <w:rtl w:val="0"/>
        </w:rPr>
        <w:t xml:space="preserve">Nguyễn Việt Trung (Technical Lead): Phụ trách kiến trúc kỹ thuật hệ thống, phê duyệt lược đồ CSDL và trực tiếp kiểm soát chất lượng mã nguồn do AI sinh ra.</w:t>
      </w:r>
    </w:p>
    <w:p w:rsidR="00000000" w:rsidDel="00000000" w:rsidP="00000000" w:rsidRDefault="00000000" w:rsidRPr="00000000" w14:paraId="000000E8">
      <w:pPr>
        <w:numPr>
          <w:ilvl w:val="0"/>
          <w:numId w:val="6"/>
        </w:numPr>
        <w:spacing w:line="240" w:lineRule="auto"/>
        <w:ind w:left="720" w:hanging="360"/>
        <w:jc w:val="left"/>
      </w:pPr>
      <w:r w:rsidDel="00000000" w:rsidR="00000000" w:rsidRPr="00000000">
        <w:rPr>
          <w:rtl w:val="0"/>
        </w:rPr>
        <w:t xml:space="preserve">Huỳnh Phước Phú (Quality &amp; QA Lead): Đảm nhiệm việc xác định các tiêu chí nghiệm thu (Acceptance Criteria), quản lý rủi ro và giám sát tính chính xác của thuật toán tính điểm KPI.</w:t>
      </w:r>
    </w:p>
    <w:p w:rsidR="00000000" w:rsidDel="00000000" w:rsidP="00000000" w:rsidRDefault="00000000" w:rsidRPr="00000000" w14:paraId="000000E9">
      <w:pPr>
        <w:spacing w:line="240" w:lineRule="auto"/>
        <w:ind w:firstLine="0"/>
        <w:jc w:val="left"/>
        <w:rPr/>
      </w:pPr>
      <w:r w:rsidDel="00000000" w:rsidR="00000000" w:rsidRPr="00000000">
        <w:rPr>
          <w:rtl w:val="0"/>
        </w:rPr>
        <w:t xml:space="preserve">2. Nhân sự kỹ thuật tự động (15 AI Agents) Để tối ưu hóa thời gian phát triển trong môi trường Microsoft Teams, 15 nhân sự AI được chia thành 6 nhóm chuyên trách, hoạt động 24/7 dưới sự điều phối của 3 Lead con người:</w:t>
      </w:r>
    </w:p>
    <w:p w:rsidR="00000000" w:rsidDel="00000000" w:rsidP="00000000" w:rsidRDefault="00000000" w:rsidRPr="00000000" w14:paraId="000000EA">
      <w:pPr>
        <w:numPr>
          <w:ilvl w:val="0"/>
          <w:numId w:val="15"/>
        </w:numPr>
        <w:spacing w:after="0" w:afterAutospacing="0" w:line="240" w:lineRule="auto"/>
        <w:ind w:left="720" w:hanging="360"/>
        <w:jc w:val="left"/>
      </w:pPr>
      <w:r w:rsidDel="00000000" w:rsidR="00000000" w:rsidRPr="00000000">
        <w:rPr>
          <w:rtl w:val="0"/>
        </w:rPr>
        <w:t xml:space="preserve">Nhóm Quản trị (Dưới sự điều phối của Ngô Văn Công):</w:t>
      </w:r>
    </w:p>
    <w:p w:rsidR="00000000" w:rsidDel="00000000" w:rsidP="00000000" w:rsidRDefault="00000000" w:rsidRPr="00000000" w14:paraId="000000EB">
      <w:pPr>
        <w:numPr>
          <w:ilvl w:val="0"/>
          <w:numId w:val="20"/>
        </w:numPr>
        <w:spacing w:after="0" w:afterAutospacing="0" w:line="240" w:lineRule="auto"/>
        <w:ind w:left="1440" w:hanging="360"/>
        <w:jc w:val="left"/>
      </w:pPr>
      <w:r w:rsidDel="00000000" w:rsidR="00000000" w:rsidRPr="00000000">
        <w:rPr>
          <w:rtl w:val="0"/>
        </w:rPr>
        <w:t xml:space="preserve">PM Assistant AI: Ứng dụng ChatGPT và Gemini để tự động soạn thảo biên bản họp, sinh file báo cáo và cập nhật tiến độ công việc định kỳ.</w:t>
      </w:r>
    </w:p>
    <w:p w:rsidR="00000000" w:rsidDel="00000000" w:rsidP="00000000" w:rsidRDefault="00000000" w:rsidRPr="00000000" w14:paraId="000000EC">
      <w:pPr>
        <w:numPr>
          <w:ilvl w:val="0"/>
          <w:numId w:val="20"/>
        </w:numPr>
        <w:spacing w:after="0" w:afterAutospacing="0" w:line="240" w:lineRule="auto"/>
        <w:ind w:left="1440" w:hanging="360"/>
        <w:jc w:val="left"/>
      </w:pPr>
      <w:r w:rsidDel="00000000" w:rsidR="00000000" w:rsidRPr="00000000">
        <w:rPr>
          <w:rtl w:val="0"/>
        </w:rPr>
        <w:t xml:space="preserve">Data Generator AI: Sử dụng các thư viện Python kết hợp Claude để sinh tập dữ liệu mẫu (Mock data) gồm 1000+ bản ghi logic, phục vụ việc Demo hệ thống.</w:t>
      </w:r>
    </w:p>
    <w:p w:rsidR="00000000" w:rsidDel="00000000" w:rsidP="00000000" w:rsidRDefault="00000000" w:rsidRPr="00000000" w14:paraId="000000ED">
      <w:pPr>
        <w:numPr>
          <w:ilvl w:val="0"/>
          <w:numId w:val="19"/>
        </w:numPr>
        <w:spacing w:after="0" w:afterAutospacing="0" w:line="240" w:lineRule="auto"/>
        <w:ind w:left="720" w:hanging="360"/>
        <w:jc w:val="left"/>
      </w:pPr>
      <w:r w:rsidDel="00000000" w:rsidR="00000000" w:rsidRPr="00000000">
        <w:rPr>
          <w:rtl w:val="0"/>
        </w:rPr>
        <w:t xml:space="preserve">Nhóm Phát triển (Dưới sự điều phối của Nguyễn Việt Trung):</w:t>
      </w:r>
    </w:p>
    <w:p w:rsidR="00000000" w:rsidDel="00000000" w:rsidP="00000000" w:rsidRDefault="00000000" w:rsidRPr="00000000" w14:paraId="000000EE">
      <w:pPr>
        <w:numPr>
          <w:ilvl w:val="0"/>
          <w:numId w:val="17"/>
        </w:numPr>
        <w:spacing w:after="0" w:afterAutospacing="0" w:line="240" w:lineRule="auto"/>
        <w:ind w:left="1440" w:hanging="360"/>
        <w:jc w:val="left"/>
      </w:pPr>
      <w:r w:rsidDel="00000000" w:rsidR="00000000" w:rsidRPr="00000000">
        <w:rPr>
          <w:rtl w:val="0"/>
        </w:rPr>
        <w:t xml:space="preserve">DB Architect AI: Sử dụng Perplexity và ChatGPT để thiết kế cấu trúc CSDL SQL/NoSQL tối ưu cho việc truy vấn dữ liệu KPI lớn.</w:t>
      </w:r>
    </w:p>
    <w:p w:rsidR="00000000" w:rsidDel="00000000" w:rsidP="00000000" w:rsidRDefault="00000000" w:rsidRPr="00000000" w14:paraId="000000EF">
      <w:pPr>
        <w:numPr>
          <w:ilvl w:val="0"/>
          <w:numId w:val="17"/>
        </w:numPr>
        <w:spacing w:after="0" w:afterAutospacing="0" w:line="240" w:lineRule="auto"/>
        <w:ind w:left="1440" w:hanging="360"/>
        <w:jc w:val="left"/>
      </w:pPr>
      <w:r w:rsidDel="00000000" w:rsidR="00000000" w:rsidRPr="00000000">
        <w:rPr>
          <w:rtl w:val="0"/>
        </w:rPr>
        <w:t xml:space="preserve">Full-stack Dev AI: Tích hợp sức mạnh của Cursor, Github Copilot và Antigravity để lập trình nhanh chóng các module Frontend (Fluent UI) và Backend (Node.js/Spring Boot).</w:t>
      </w:r>
    </w:p>
    <w:p w:rsidR="00000000" w:rsidDel="00000000" w:rsidP="00000000" w:rsidRDefault="00000000" w:rsidRPr="00000000" w14:paraId="000000F0">
      <w:pPr>
        <w:numPr>
          <w:ilvl w:val="0"/>
          <w:numId w:val="2"/>
        </w:numPr>
        <w:spacing w:after="0" w:afterAutospacing="0" w:line="240" w:lineRule="auto"/>
        <w:ind w:left="720" w:hanging="360"/>
        <w:jc w:val="left"/>
      </w:pPr>
      <w:r w:rsidDel="00000000" w:rsidR="00000000" w:rsidRPr="00000000">
        <w:rPr>
          <w:rtl w:val="0"/>
        </w:rPr>
        <w:t xml:space="preserve">Nhóm Kiểm soát chất lượng (Dưới sự điều phối của Huỳnh Phước Phú):</w:t>
      </w:r>
    </w:p>
    <w:p w:rsidR="00000000" w:rsidDel="00000000" w:rsidP="00000000" w:rsidRDefault="00000000" w:rsidRPr="00000000" w14:paraId="000000F1">
      <w:pPr>
        <w:numPr>
          <w:ilvl w:val="0"/>
          <w:numId w:val="18"/>
        </w:numPr>
        <w:spacing w:after="0" w:afterAutospacing="0" w:line="240" w:lineRule="auto"/>
        <w:ind w:left="1440" w:hanging="360"/>
        <w:jc w:val="left"/>
      </w:pPr>
      <w:r w:rsidDel="00000000" w:rsidR="00000000" w:rsidRPr="00000000">
        <w:rPr>
          <w:rtl w:val="0"/>
        </w:rPr>
        <w:t xml:space="preserve">QA Tester AI: Sử dụng các công cụ Automation Test để tự động viết kịch bản và kiểm thử các điểm cuối API (Endpoint).</w:t>
      </w:r>
    </w:p>
    <w:p w:rsidR="00000000" w:rsidDel="00000000" w:rsidP="00000000" w:rsidRDefault="00000000" w:rsidRPr="00000000" w14:paraId="000000F2">
      <w:pPr>
        <w:numPr>
          <w:ilvl w:val="0"/>
          <w:numId w:val="18"/>
        </w:numPr>
        <w:spacing w:line="240" w:lineRule="auto"/>
        <w:ind w:left="1440" w:hanging="360"/>
        <w:jc w:val="left"/>
      </w:pPr>
      <w:r w:rsidDel="00000000" w:rsidR="00000000" w:rsidRPr="00000000">
        <w:rPr>
          <w:rtl w:val="0"/>
        </w:rPr>
        <w:t xml:space="preserve">Metric Validator AI: Ứng dụng AI rà soát lỗi logic thuật toán, đảm bảo công thức KPI không bị các lỗi toán học (tràn bộ nhớ, chia cho 0) trước khi triển khai.</w:t>
      </w:r>
    </w:p>
    <w:p w:rsidR="00000000" w:rsidDel="00000000" w:rsidP="00000000" w:rsidRDefault="00000000" w:rsidRPr="00000000" w14:paraId="000000F3">
      <w:pPr>
        <w:spacing w:line="240" w:lineRule="auto"/>
        <w:ind w:firstLine="0"/>
        <w:jc w:val="left"/>
        <w:rPr/>
      </w:pPr>
      <w:r w:rsidDel="00000000" w:rsidR="00000000" w:rsidRPr="00000000">
        <w:rPr>
          <w:rtl w:val="0"/>
        </w:rPr>
        <w:t xml:space="preserve">3. Đánh giá mức độ đáp ứng Với cơ cấu nhân lực Hybrid này, dự án đảm bảo khả năng hoàn thành 100% khối lượng công việc đúng thời hạn. Việc phối hợp giữa 03 chuyên gia quản trị dày dặn kinh nghiệm cùng lực lượng 15 AI Agent đa nhiệm giúp đội ngũ TeamsWork sở hữu năng lực thực thi tương đương một dự án quy mô doanh nghiệp lớn nhưng với chi phí và thời gian tối ưu nhất.</w:t>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pStyle w:val="Heading2"/>
        <w:numPr>
          <w:ilvl w:val="0"/>
          <w:numId w:val="11"/>
        </w:numPr>
      </w:pPr>
      <w:r w:rsidDel="00000000" w:rsidR="00000000" w:rsidRPr="00000000">
        <w:rPr>
          <w:sz w:val="24"/>
          <w:szCs w:val="24"/>
          <w:rtl w:val="0"/>
        </w:rPr>
        <w:t xml:space="preserve">Sự cần thiết phải đầu tư</w:t>
      </w:r>
    </w:p>
    <w:p w:rsidR="00000000" w:rsidDel="00000000" w:rsidP="00000000" w:rsidRDefault="00000000" w:rsidRPr="00000000" w14:paraId="000000F6">
      <w:pPr>
        <w:spacing w:line="240" w:lineRule="auto"/>
        <w:ind w:firstLine="720"/>
        <w:jc w:val="left"/>
        <w:rPr/>
      </w:pPr>
      <w:r w:rsidDel="00000000" w:rsidR="00000000" w:rsidRPr="00000000">
        <w:rPr>
          <w:rtl w:val="0"/>
        </w:rPr>
        <w:t xml:space="preserve">Việc đầu tư xây dựng hệ thống TeamsWork là một nhiệm vụ cấp thiết và mang tính chiến lược đối với đơn vị trong giai đoạn hiện nay, xuất phát từ những lý do khách quan và chủ quan sau: </w:t>
      </w:r>
    </w:p>
    <w:p w:rsidR="00000000" w:rsidDel="00000000" w:rsidP="00000000" w:rsidRDefault="00000000" w:rsidRPr="00000000" w14:paraId="000000F7">
      <w:pPr>
        <w:spacing w:line="240" w:lineRule="auto"/>
        <w:ind w:firstLine="0"/>
        <w:jc w:val="left"/>
        <w:rPr/>
      </w:pPr>
      <w:r w:rsidDel="00000000" w:rsidR="00000000" w:rsidRPr="00000000">
        <w:rPr>
          <w:rtl w:val="0"/>
        </w:rPr>
        <w:t xml:space="preserve">1. Khắc phục sự phân tán và thiếu liên kết trong quản lý công việc: Hiện tại, quy trình giao việc và báo cáo tiến độ đang được thực hiện rời rạc qua nhiều nền tảng (Email, Zalo, chat trực tiếp). Điều này dẫn đến tình trạng: </w:t>
      </w:r>
    </w:p>
    <w:p w:rsidR="00000000" w:rsidDel="00000000" w:rsidP="00000000" w:rsidRDefault="00000000" w:rsidRPr="00000000" w14:paraId="000000F8">
      <w:pPr>
        <w:numPr>
          <w:ilvl w:val="0"/>
          <w:numId w:val="13"/>
        </w:numPr>
        <w:spacing w:after="0" w:afterAutospacing="0" w:line="240" w:lineRule="auto"/>
        <w:ind w:left="720" w:hanging="360"/>
        <w:jc w:val="left"/>
      </w:pPr>
      <w:r w:rsidDel="00000000" w:rsidR="00000000" w:rsidRPr="00000000">
        <w:rPr>
          <w:rtl w:val="0"/>
        </w:rPr>
        <w:t xml:space="preserve">Thông tin bị trôi lạc, thiếu tính kế thừa và khó tra cứu lịch sử xử lý công việc. </w:t>
      </w:r>
    </w:p>
    <w:p w:rsidR="00000000" w:rsidDel="00000000" w:rsidP="00000000" w:rsidRDefault="00000000" w:rsidRPr="00000000" w14:paraId="000000F9">
      <w:pPr>
        <w:numPr>
          <w:ilvl w:val="0"/>
          <w:numId w:val="13"/>
        </w:numPr>
        <w:spacing w:line="240" w:lineRule="auto"/>
        <w:ind w:left="720" w:hanging="360"/>
        <w:jc w:val="left"/>
      </w:pPr>
      <w:r w:rsidDel="00000000" w:rsidR="00000000" w:rsidRPr="00000000">
        <w:rPr>
          <w:rtl w:val="0"/>
        </w:rPr>
        <w:t xml:space="preserve">Quản lý khó có cái nhìn tổng thể về "bức tranh" công việc của toàn đơn vị trong thời gian thực (Real-time). </w:t>
      </w:r>
    </w:p>
    <w:p w:rsidR="00000000" w:rsidDel="00000000" w:rsidP="00000000" w:rsidRDefault="00000000" w:rsidRPr="00000000" w14:paraId="000000FA">
      <w:pPr>
        <w:spacing w:line="240" w:lineRule="auto"/>
        <w:ind w:firstLine="0"/>
        <w:jc w:val="left"/>
        <w:rPr/>
      </w:pPr>
      <w:r w:rsidDel="00000000" w:rsidR="00000000" w:rsidRPr="00000000">
        <w:rPr>
          <w:rtl w:val="0"/>
        </w:rPr>
        <w:t xml:space="preserve">Dự án TeamsWork giúp tạo ra một "Không gian làm việc số tập trung" (Unified Workspace) ngay trên Microsoft Teams, giúp mọi luồng công việc được minh bạch và xuyên suốt. </w:t>
      </w:r>
    </w:p>
    <w:p w:rsidR="00000000" w:rsidDel="00000000" w:rsidP="00000000" w:rsidRDefault="00000000" w:rsidRPr="00000000" w14:paraId="000000FB">
      <w:pPr>
        <w:spacing w:line="240" w:lineRule="auto"/>
        <w:ind w:firstLine="0"/>
        <w:jc w:val="left"/>
        <w:rPr/>
      </w:pPr>
      <w:r w:rsidDel="00000000" w:rsidR="00000000" w:rsidRPr="00000000">
        <w:rPr>
          <w:rtl w:val="0"/>
        </w:rPr>
        <w:t xml:space="preserve">2. Giải quyết "nút thắt cổ chai" trong tính toán KPI thủ công: </w:t>
      </w:r>
    </w:p>
    <w:p w:rsidR="00000000" w:rsidDel="00000000" w:rsidP="00000000" w:rsidRDefault="00000000" w:rsidRPr="00000000" w14:paraId="000000FC">
      <w:pPr>
        <w:numPr>
          <w:ilvl w:val="0"/>
          <w:numId w:val="1"/>
        </w:numPr>
        <w:spacing w:after="0" w:afterAutospacing="0" w:line="240" w:lineRule="auto"/>
        <w:ind w:left="720" w:hanging="360"/>
        <w:jc w:val="left"/>
      </w:pPr>
      <w:r w:rsidDel="00000000" w:rsidR="00000000" w:rsidRPr="00000000">
        <w:rPr>
          <w:rtl w:val="0"/>
        </w:rPr>
        <w:t xml:space="preserve">Hiện trạng tổng hợp KPI vào cuối kỳ đang tốn rất nhiều nguồn lực (ước tính bộ phận HR và cấp quản lý phải mất ít nhất 20 giờ/tháng cho việc này). </w:t>
      </w:r>
    </w:p>
    <w:p w:rsidR="00000000" w:rsidDel="00000000" w:rsidP="00000000" w:rsidRDefault="00000000" w:rsidRPr="00000000" w14:paraId="000000FD">
      <w:pPr>
        <w:numPr>
          <w:ilvl w:val="0"/>
          <w:numId w:val="1"/>
        </w:numPr>
        <w:spacing w:after="0" w:afterAutospacing="0" w:line="240" w:lineRule="auto"/>
        <w:ind w:left="720" w:hanging="360"/>
        <w:jc w:val="left"/>
      </w:pPr>
      <w:r w:rsidDel="00000000" w:rsidR="00000000" w:rsidRPr="00000000">
        <w:rPr>
          <w:rtl w:val="0"/>
        </w:rPr>
        <w:t xml:space="preserve">Việc tính toán thủ công bằng Excel tiềm ẩn nhiều sai sót và thiếu tính khách quan định lượng. </w:t>
      </w:r>
    </w:p>
    <w:p w:rsidR="00000000" w:rsidDel="00000000" w:rsidP="00000000" w:rsidRDefault="00000000" w:rsidRPr="00000000" w14:paraId="000000FE">
      <w:pPr>
        <w:numPr>
          <w:ilvl w:val="0"/>
          <w:numId w:val="1"/>
        </w:numPr>
        <w:spacing w:line="240" w:lineRule="auto"/>
        <w:ind w:left="720" w:hanging="360"/>
        <w:jc w:val="left"/>
      </w:pPr>
      <w:r w:rsidDel="00000000" w:rsidR="00000000" w:rsidRPr="00000000">
        <w:rPr>
          <w:rtl w:val="0"/>
        </w:rPr>
        <w:t xml:space="preserve">Việc đầu tư hệ thống tự động hóa logic KPI giúp giải phóng sức lao động, nâng cao độ chính xác 100% dựa trên dữ liệu thực tế và đảm bảo sự công bằng trong đánh giá nhân sự. </w:t>
      </w:r>
    </w:p>
    <w:p w:rsidR="00000000" w:rsidDel="00000000" w:rsidP="00000000" w:rsidRDefault="00000000" w:rsidRPr="00000000" w14:paraId="000000FF">
      <w:pPr>
        <w:spacing w:line="240" w:lineRule="auto"/>
        <w:ind w:firstLine="0"/>
        <w:jc w:val="left"/>
        <w:rPr/>
      </w:pPr>
      <w:r w:rsidDel="00000000" w:rsidR="00000000" w:rsidRPr="00000000">
        <w:rPr>
          <w:rtl w:val="0"/>
        </w:rPr>
        <w:t xml:space="preserve">3. Tối ưu hóa chi phí và nguồn lực thông qua công nghệ AI: </w:t>
      </w:r>
    </w:p>
    <w:p w:rsidR="00000000" w:rsidDel="00000000" w:rsidP="00000000" w:rsidRDefault="00000000" w:rsidRPr="00000000" w14:paraId="00000100">
      <w:pPr>
        <w:numPr>
          <w:ilvl w:val="0"/>
          <w:numId w:val="21"/>
        </w:numPr>
        <w:spacing w:after="0" w:afterAutospacing="0" w:line="240" w:lineRule="auto"/>
        <w:ind w:left="720" w:hanging="360"/>
        <w:jc w:val="left"/>
      </w:pPr>
      <w:r w:rsidDel="00000000" w:rsidR="00000000" w:rsidRPr="00000000">
        <w:rPr>
          <w:rtl w:val="0"/>
        </w:rPr>
        <w:t xml:space="preserve">Thay vì đầu tư hàng trăm triệu hoặc hàng tỷ đồng cho các bộ giải pháp quản trị cồng kềnh, dự án tận dụng đội ngũ 15 AI Agents để tự động hóa quy trình phát triển. </w:t>
      </w:r>
    </w:p>
    <w:p w:rsidR="00000000" w:rsidDel="00000000" w:rsidP="00000000" w:rsidRDefault="00000000" w:rsidRPr="00000000" w14:paraId="00000101">
      <w:pPr>
        <w:numPr>
          <w:ilvl w:val="0"/>
          <w:numId w:val="21"/>
        </w:numPr>
        <w:spacing w:line="240" w:lineRule="auto"/>
        <w:ind w:left="720" w:hanging="360"/>
        <w:jc w:val="left"/>
      </w:pPr>
      <w:r w:rsidDel="00000000" w:rsidR="00000000" w:rsidRPr="00000000">
        <w:rPr>
          <w:rtl w:val="0"/>
        </w:rPr>
        <w:t xml:space="preserve">Với ngân sách chỉ 100.000.000 VNĐ, đơn vị có thể sở hữu một hệ thống chuyên nghiệp tương đương các sản phẩm thương mại như Base Wework, nhưng lại được tùy chỉnh sâu (Customized) theo đúng công thức KPI nội bộ của mình. </w:t>
      </w:r>
    </w:p>
    <w:p w:rsidR="00000000" w:rsidDel="00000000" w:rsidP="00000000" w:rsidRDefault="00000000" w:rsidRPr="00000000" w14:paraId="00000102">
      <w:pPr>
        <w:spacing w:line="240" w:lineRule="auto"/>
        <w:ind w:firstLine="0"/>
        <w:jc w:val="left"/>
        <w:rPr/>
      </w:pPr>
      <w:r w:rsidDel="00000000" w:rsidR="00000000" w:rsidRPr="00000000">
        <w:rPr>
          <w:rtl w:val="0"/>
        </w:rPr>
        <w:t xml:space="preserve">4. Phù hợp với lộ trình Chuyển đổi số và Văn hóa Data-driven: </w:t>
      </w:r>
    </w:p>
    <w:p w:rsidR="00000000" w:rsidDel="00000000" w:rsidP="00000000" w:rsidRDefault="00000000" w:rsidRPr="00000000" w14:paraId="00000103">
      <w:pPr>
        <w:numPr>
          <w:ilvl w:val="0"/>
          <w:numId w:val="7"/>
        </w:numPr>
        <w:spacing w:after="0" w:afterAutospacing="0" w:line="240" w:lineRule="auto"/>
        <w:ind w:left="720" w:hanging="360"/>
        <w:jc w:val="left"/>
      </w:pPr>
      <w:r w:rsidDel="00000000" w:rsidR="00000000" w:rsidRPr="00000000">
        <w:rPr>
          <w:rtl w:val="0"/>
        </w:rPr>
        <w:t xml:space="preserve">Việc đầu tư này giúp xây dựng văn hóa làm việc dựa trên dữ liệu (Data-driven logic). Mọi quyết định khen thưởng, kỷ luật đều dựa trên các chỉ số định lượng cụ thể. </w:t>
      </w:r>
    </w:p>
    <w:p w:rsidR="00000000" w:rsidDel="00000000" w:rsidP="00000000" w:rsidRDefault="00000000" w:rsidRPr="00000000" w14:paraId="00000104">
      <w:pPr>
        <w:numPr>
          <w:ilvl w:val="0"/>
          <w:numId w:val="7"/>
        </w:numPr>
        <w:spacing w:line="240" w:lineRule="auto"/>
        <w:ind w:left="720" w:hanging="360"/>
        <w:jc w:val="left"/>
      </w:pPr>
      <w:r w:rsidDel="00000000" w:rsidR="00000000" w:rsidRPr="00000000">
        <w:rPr>
          <w:rtl w:val="0"/>
        </w:rPr>
        <w:t xml:space="preserve">Việc nhúng hệ thống vào Microsoft Teams giúp tận dụng tối đa giá trị của tài khoản Microsoft 365 mà đơn vị đã đầu tư, tạo thói quen làm việc số hiện đại cho nhân viên mà không cần đào tạo lại từ đầu. </w:t>
      </w:r>
    </w:p>
    <w:p w:rsidR="00000000" w:rsidDel="00000000" w:rsidP="00000000" w:rsidRDefault="00000000" w:rsidRPr="00000000" w14:paraId="00000105">
      <w:pPr>
        <w:spacing w:line="240" w:lineRule="auto"/>
        <w:ind w:firstLine="0"/>
        <w:jc w:val="left"/>
        <w:rPr/>
      </w:pPr>
      <w:r w:rsidDel="00000000" w:rsidR="00000000" w:rsidRPr="00000000">
        <w:rPr>
          <w:b w:val="1"/>
          <w:bCs w:val="1"/>
          <w:rtl w:val="0"/>
        </w:rPr>
        <w:t xml:space="preserve">Kết luận:</w:t>
      </w:r>
      <w:r w:rsidDel="00000000" w:rsidR="00000000" w:rsidRPr="00000000">
        <w:rPr>
          <w:rtl w:val="0"/>
        </w:rPr>
        <w:t xml:space="preserve"> Từ những phân tích trên, việc đầu tư vào dự án TeamsWork không chỉ mang lại lợi ích kinh tế trực tiếp (thời gian hoàn vốn nhanh, tiết kiệm chi phí vận hành) mà còn tạo ra giá trị vô hình to lớn về mặt quản trị và văn hóa doanh nghiệp. Đây là một khoản đầu tư hiệu quả, khả thi và cần thiết ngay tại thời điểm này.</w:t>
      </w:r>
    </w:p>
    <w:p w:rsidR="00000000" w:rsidDel="00000000" w:rsidP="00000000" w:rsidRDefault="00000000" w:rsidRPr="00000000" w14:paraId="00000106">
      <w:pPr>
        <w:pStyle w:val="Heading2"/>
        <w:numPr>
          <w:ilvl w:val="0"/>
          <w:numId w:val="11"/>
        </w:numPr>
      </w:pPr>
      <w:r w:rsidDel="00000000" w:rsidR="00000000" w:rsidRPr="00000000">
        <w:rPr>
          <w:sz w:val="24"/>
          <w:szCs w:val="24"/>
          <w:rtl w:val="0"/>
        </w:rPr>
        <w:t xml:space="preserve">Mối liên hệ của dự án với hệ thống ứng dụng CNTT khác</w:t>
      </w:r>
    </w:p>
    <w:p w:rsidR="00000000" w:rsidDel="00000000" w:rsidP="00000000" w:rsidRDefault="00000000" w:rsidRPr="00000000" w14:paraId="00000107">
      <w:pPr>
        <w:rPr/>
      </w:pPr>
      <w:r w:rsidDel="00000000" w:rsidR="00000000" w:rsidRPr="00000000">
        <w:rPr>
          <w:rtl w:val="0"/>
        </w:rPr>
        <w:t xml:space="preserve">Phần mềm Quản lý công việc và KPI nội bộ sẽ được tích hợp với các hệ thống nền tảng hiện có của tổ chức (như Hệ thống Quản lý nhân sự, Hệ thống Đăng nhập tập trung - SSO) nhằm đảm bảo tính đồng bộ dữ liệu, tránh việc nhập liệu trùng lặp và mang lại trải nghiệm xuyên suốt cho người dùng.</w:t>
      </w:r>
    </w:p>
    <w:p w:rsidR="00000000" w:rsidDel="00000000" w:rsidP="00000000" w:rsidRDefault="00000000" w:rsidRPr="00000000" w14:paraId="00000108">
      <w:pPr>
        <w:ind w:firstLine="0"/>
        <w:rPr/>
      </w:pPr>
      <w:r w:rsidDel="00000000" w:rsidR="00000000" w:rsidRPr="00000000">
        <w:rPr>
          <w:rtl w:val="0"/>
        </w:rPr>
      </w:r>
    </w:p>
    <w:p w:rsidR="00000000" w:rsidDel="00000000" w:rsidP="00000000" w:rsidRDefault="00000000" w:rsidRPr="00000000" w14:paraId="00000109">
      <w:pPr>
        <w:pStyle w:val="Heading2"/>
        <w:ind w:left="0" w:firstLine="0"/>
        <w:rPr>
          <w:sz w:val="24"/>
          <w:szCs w:val="24"/>
        </w:rPr>
        <w:sectPr>
          <w:type w:val="nextPage"/>
          <w:pgSz w:h="15840" w:w="12240" w:orient="portrait"/>
          <w:pgMar w:bottom="1440" w:top="1440" w:left="1440" w:right="1181" w:header="720" w:footer="720"/>
          <w:pgNumType w:start="1"/>
        </w:sectPr>
      </w:pPr>
      <w:r w:rsidDel="00000000" w:rsidR="00000000" w:rsidRPr="00000000">
        <w:rPr>
          <w:rtl w:val="0"/>
        </w:rPr>
      </w:r>
    </w:p>
    <w:p w:rsidR="00000000" w:rsidDel="00000000" w:rsidP="00000000" w:rsidRDefault="00000000" w:rsidRPr="00000000" w14:paraId="000001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181" w:header="720" w:footer="720"/>
          <w:pgNumType w:start="1"/>
        </w:sectPr>
      </w:pPr>
      <w:bookmarkStart w:colFirst="0" w:colLast="0" w:name="_19cq4jsa7efb" w:id="7"/>
      <w:bookmarkEnd w:id="7"/>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Chương 3(done)</w:t>
      </w:r>
      <w:r w:rsidDel="00000000" w:rsidR="00000000" w:rsidRPr="00000000">
        <w:rPr>
          <w:rtl w:val="0"/>
        </w:rPr>
      </w:r>
    </w:p>
    <w:p w:rsidR="00000000" w:rsidDel="00000000" w:rsidP="00000000" w:rsidRDefault="00000000" w:rsidRPr="00000000" w14:paraId="0000010B">
      <w:pPr>
        <w:pStyle w:val="Heading1"/>
        <w:keepNext w:val="0"/>
        <w:keepLines w:val="0"/>
        <w:spacing w:after="120" w:before="480" w:line="276" w:lineRule="auto"/>
        <w:jc w:val="center"/>
        <w:rPr>
          <w:b w:val="1"/>
          <w:bCs w:val="1"/>
          <w:sz w:val="46"/>
          <w:szCs w:val="46"/>
        </w:rPr>
      </w:pPr>
      <w:bookmarkStart w:colFirst="0" w:colLast="0" w:name="_zdr8klvz191v" w:id="8"/>
      <w:bookmarkEnd w:id="8"/>
      <w:r w:rsidDel="00000000" w:rsidR="00000000" w:rsidRPr="00000000">
        <w:rPr>
          <w:b w:val="1"/>
          <w:bCs w:val="1"/>
          <w:sz w:val="46"/>
          <w:szCs w:val="46"/>
          <w:rtl w:val="0"/>
        </w:rPr>
        <w:t xml:space="preserve">CHƯƠNG III</w:t>
      </w:r>
    </w:p>
    <w:p w:rsidR="00000000" w:rsidDel="00000000" w:rsidP="00000000" w:rsidRDefault="00000000" w:rsidRPr="00000000" w14:paraId="0000010C">
      <w:pPr>
        <w:spacing w:after="120" w:before="120" w:line="276" w:lineRule="auto"/>
        <w:ind w:firstLine="0"/>
        <w:jc w:val="center"/>
        <w:rPr>
          <w:b w:val="1"/>
          <w:bCs w:val="1"/>
        </w:rPr>
      </w:pPr>
      <w:r w:rsidDel="00000000" w:rsidR="00000000" w:rsidRPr="00000000">
        <w:rPr>
          <w:b w:val="1"/>
          <w:bCs w:val="1"/>
          <w:rtl w:val="0"/>
        </w:rPr>
        <w:t xml:space="preserve">PHÂN TÍCH HỆ THỐNG VÀ THUYẾT MINH GIẢI PHÁP KỸ THUẬT CÔNG NGHỆ</w:t>
      </w:r>
    </w:p>
    <w:p w:rsidR="00000000" w:rsidDel="00000000" w:rsidP="00000000" w:rsidRDefault="00000000" w:rsidRPr="00000000" w14:paraId="0000010D">
      <w:pPr>
        <w:pStyle w:val="Heading1"/>
        <w:rPr/>
      </w:pPr>
      <w:bookmarkStart w:colFirst="0" w:colLast="0" w:name="_jv5jewxq8g5h" w:id="9"/>
      <w:bookmarkEnd w:id="9"/>
      <w:r w:rsidDel="00000000" w:rsidR="00000000" w:rsidRPr="00000000">
        <w:rPr>
          <w:rtl w:val="0"/>
        </w:rPr>
        <w:t xml:space="preserve">I. Phân tích Hệ thống</w:t>
      </w:r>
    </w:p>
    <w:p w:rsidR="00000000" w:rsidDel="00000000" w:rsidP="00000000" w:rsidRDefault="00000000" w:rsidRPr="00000000" w14:paraId="0000010E">
      <w:pPr>
        <w:pStyle w:val="Heading2"/>
        <w:numPr>
          <w:ilvl w:val="0"/>
          <w:numId w:val="4"/>
        </w:numPr>
        <w:ind w:left="1440" w:hanging="360"/>
        <w:rPr>
          <w:sz w:val="26"/>
          <w:szCs w:val="26"/>
        </w:rPr>
      </w:pPr>
      <w:bookmarkStart w:colFirst="0" w:colLast="0" w:name="_d2fd97ocf90r" w:id="10"/>
      <w:bookmarkEnd w:id="10"/>
      <w:r w:rsidDel="00000000" w:rsidR="00000000" w:rsidRPr="00000000">
        <w:rPr>
          <w:rtl w:val="0"/>
        </w:rPr>
        <w:t xml:space="preserve"> Mô tả quy trình nghiệp vụ</w:t>
      </w:r>
    </w:p>
    <w:p w:rsidR="00000000" w:rsidDel="00000000" w:rsidP="00000000" w:rsidRDefault="00000000" w:rsidRPr="00000000" w14:paraId="0000010F">
      <w:pPr>
        <w:pStyle w:val="Heading3"/>
        <w:numPr>
          <w:ilvl w:val="1"/>
          <w:numId w:val="4"/>
        </w:numPr>
        <w:spacing w:after="160" w:before="0" w:line="276" w:lineRule="auto"/>
        <w:ind w:left="2160" w:hanging="360"/>
        <w:jc w:val="both"/>
      </w:pPr>
      <w:bookmarkStart w:colFirst="0" w:colLast="0" w:name="_a87u1dpsyrjr" w:id="11"/>
      <w:bookmarkEnd w:id="11"/>
      <w:r w:rsidDel="00000000" w:rsidR="00000000" w:rsidRPr="00000000">
        <w:rPr>
          <w:rtl w:val="0"/>
        </w:rPr>
        <w:t xml:space="preserve">Quy trình nghiệp vụ Định danh và khởi tạo phiên</w:t>
      </w:r>
    </w:p>
    <w:p w:rsidR="00000000" w:rsidDel="00000000" w:rsidP="00000000" w:rsidRDefault="00000000" w:rsidRPr="00000000" w14:paraId="00000110">
      <w:pPr>
        <w:pStyle w:val="Heading3"/>
        <w:spacing w:after="160" w:before="0" w:line="276" w:lineRule="auto"/>
        <w:ind w:left="2160" w:hanging="360"/>
        <w:jc w:val="both"/>
        <w:rPr/>
      </w:pPr>
      <w:bookmarkStart w:colFirst="0" w:colLast="0" w:name="_65etbx1nub5q" w:id="12"/>
      <w:bookmarkEnd w:id="12"/>
      <w:r w:rsidDel="00000000" w:rsidR="00000000" w:rsidRPr="00000000">
        <w:rPr>
          <w:rtl w:val="0"/>
        </w:rPr>
      </w:r>
    </w:p>
    <w:p w:rsidR="00000000" w:rsidDel="00000000" w:rsidP="00000000" w:rsidRDefault="00000000" w:rsidRPr="00000000" w14:paraId="00000111">
      <w:pPr>
        <w:spacing w:line="276" w:lineRule="auto"/>
        <w:rPr/>
      </w:pPr>
      <w:r w:rsidDel="00000000" w:rsidR="00000000" w:rsidRPr="00000000">
        <w:rPr/>
        <w:drawing>
          <wp:inline distB="114300" distT="114300" distL="114300" distR="114300">
            <wp:extent cx="6108065" cy="4686300"/>
            <wp:effectExtent b="0" l="0" r="0" t="0"/>
            <wp:docPr id="5"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108065"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line="276" w:lineRule="auto"/>
        <w:ind w:firstLine="0"/>
        <w:rPr/>
      </w:pPr>
      <w:r w:rsidDel="00000000" w:rsidR="00000000" w:rsidRPr="00000000">
        <w:rPr>
          <w:rtl w:val="0"/>
        </w:rPr>
      </w:r>
    </w:p>
    <w:p w:rsidR="00000000" w:rsidDel="00000000" w:rsidP="00000000" w:rsidRDefault="00000000" w:rsidRPr="00000000" w14:paraId="00000113">
      <w:pPr>
        <w:spacing w:line="276" w:lineRule="auto"/>
        <w:ind w:firstLine="0"/>
        <w:rPr/>
      </w:pPr>
      <w:r w:rsidDel="00000000" w:rsidR="00000000" w:rsidRPr="00000000">
        <w:rPr>
          <w:rtl w:val="0"/>
        </w:rPr>
      </w:r>
    </w:p>
    <w:p w:rsidR="00000000" w:rsidDel="00000000" w:rsidP="00000000" w:rsidRDefault="00000000" w:rsidRPr="00000000" w14:paraId="00000114">
      <w:pPr>
        <w:spacing w:line="276" w:lineRule="auto"/>
        <w:ind w:firstLine="0"/>
        <w:rPr/>
      </w:pPr>
      <w:r w:rsidDel="00000000" w:rsidR="00000000" w:rsidRPr="00000000">
        <w:rPr>
          <w:rtl w:val="0"/>
        </w:rPr>
      </w:r>
    </w:p>
    <w:p w:rsidR="00000000" w:rsidDel="00000000" w:rsidP="00000000" w:rsidRDefault="00000000" w:rsidRPr="00000000" w14:paraId="00000115">
      <w:pPr>
        <w:pStyle w:val="Heading3"/>
        <w:numPr>
          <w:ilvl w:val="1"/>
          <w:numId w:val="4"/>
        </w:numPr>
        <w:spacing w:after="160" w:before="0" w:line="276" w:lineRule="auto"/>
        <w:ind w:left="2160" w:hanging="360"/>
        <w:jc w:val="both"/>
      </w:pPr>
      <w:bookmarkStart w:colFirst="0" w:colLast="0" w:name="_vcu4n49s65xm" w:id="13"/>
      <w:bookmarkEnd w:id="13"/>
      <w:r w:rsidDel="00000000" w:rsidR="00000000" w:rsidRPr="00000000">
        <w:rPr>
          <w:rtl w:val="0"/>
        </w:rPr>
        <w:t xml:space="preserve">Quy trình nghiệp vụ Tạo và giao việc</w:t>
      </w:r>
    </w:p>
    <w:p w:rsidR="00000000" w:rsidDel="00000000" w:rsidP="00000000" w:rsidRDefault="00000000" w:rsidRPr="00000000" w14:paraId="00000116">
      <w:pPr>
        <w:spacing w:line="276" w:lineRule="auto"/>
        <w:rPr/>
      </w:pPr>
      <w:r w:rsidDel="00000000" w:rsidR="00000000" w:rsidRPr="00000000">
        <w:rPr/>
        <w:drawing>
          <wp:inline distB="114300" distT="114300" distL="114300" distR="114300">
            <wp:extent cx="5391150" cy="588645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91150" cy="588645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3"/>
        <w:numPr>
          <w:ilvl w:val="1"/>
          <w:numId w:val="4"/>
        </w:numPr>
        <w:spacing w:after="160" w:before="0" w:line="276" w:lineRule="auto"/>
        <w:ind w:left="2160" w:hanging="360"/>
        <w:jc w:val="both"/>
      </w:pPr>
      <w:bookmarkStart w:colFirst="0" w:colLast="0" w:name="_37vcbgrjafco" w:id="14"/>
      <w:bookmarkEnd w:id="14"/>
      <w:r w:rsidDel="00000000" w:rsidR="00000000" w:rsidRPr="00000000">
        <w:rPr>
          <w:rtl w:val="0"/>
        </w:rPr>
        <w:t xml:space="preserve">Quy trình nghiệp vụ Theo dõi, thẩm định và xác nhận kết quả công việc</w:t>
      </w:r>
    </w:p>
    <w:p w:rsidR="00000000" w:rsidDel="00000000" w:rsidP="00000000" w:rsidRDefault="00000000" w:rsidRPr="00000000" w14:paraId="00000118">
      <w:pPr>
        <w:spacing w:line="276" w:lineRule="auto"/>
        <w:rPr/>
      </w:pPr>
      <w:r w:rsidDel="00000000" w:rsidR="00000000" w:rsidRPr="00000000">
        <w:rPr/>
        <w:drawing>
          <wp:inline distB="114300" distT="114300" distL="114300" distR="114300">
            <wp:extent cx="5981700" cy="6477000"/>
            <wp:effectExtent b="0" l="0" r="0" t="0"/>
            <wp:docPr id="1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817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3"/>
        <w:numPr>
          <w:ilvl w:val="1"/>
          <w:numId w:val="4"/>
        </w:numPr>
        <w:spacing w:after="160" w:before="0" w:line="276" w:lineRule="auto"/>
        <w:ind w:left="2160" w:hanging="360"/>
        <w:jc w:val="both"/>
      </w:pPr>
      <w:bookmarkStart w:colFirst="0" w:colLast="0" w:name="_jv3gv4nlot52" w:id="15"/>
      <w:bookmarkEnd w:id="15"/>
      <w:r w:rsidDel="00000000" w:rsidR="00000000" w:rsidRPr="00000000">
        <w:rPr>
          <w:rtl w:val="0"/>
        </w:rPr>
        <w:t xml:space="preserve">Quy trình nghiệp vụ Tra cứu kép (Dữ liệu vận hành và dữ liệu KPI)</w:t>
      </w:r>
    </w:p>
    <w:p w:rsidR="00000000" w:rsidDel="00000000" w:rsidP="00000000" w:rsidRDefault="00000000" w:rsidRPr="00000000" w14:paraId="0000011A">
      <w:pPr>
        <w:spacing w:line="276" w:lineRule="auto"/>
        <w:rPr/>
      </w:pPr>
      <w:r w:rsidDel="00000000" w:rsidR="00000000" w:rsidRPr="00000000">
        <w:rPr/>
        <w:drawing>
          <wp:inline distB="114300" distT="114300" distL="114300" distR="114300">
            <wp:extent cx="6108065" cy="393700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108065"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3"/>
        <w:numPr>
          <w:ilvl w:val="1"/>
          <w:numId w:val="4"/>
        </w:numPr>
        <w:spacing w:after="160" w:before="0" w:line="276" w:lineRule="auto"/>
        <w:ind w:left="2160" w:hanging="360"/>
        <w:jc w:val="both"/>
      </w:pPr>
      <w:bookmarkStart w:colFirst="0" w:colLast="0" w:name="_t8gas6lqea7" w:id="16"/>
      <w:bookmarkEnd w:id="16"/>
      <w:r w:rsidDel="00000000" w:rsidR="00000000" w:rsidRPr="00000000">
        <w:rPr>
          <w:rtl w:val="0"/>
        </w:rPr>
        <w:t xml:space="preserve">Quy trình nghiệp vụ Chuyển giao / tái phân công công việc</w:t>
      </w:r>
    </w:p>
    <w:p w:rsidR="00000000" w:rsidDel="00000000" w:rsidP="00000000" w:rsidRDefault="00000000" w:rsidRPr="00000000" w14:paraId="0000011C">
      <w:pPr>
        <w:spacing w:line="276" w:lineRule="auto"/>
        <w:rPr/>
      </w:pPr>
      <w:r w:rsidDel="00000000" w:rsidR="00000000" w:rsidRPr="00000000">
        <w:rPr/>
        <w:drawing>
          <wp:inline distB="114300" distT="114300" distL="114300" distR="114300">
            <wp:extent cx="6108065" cy="5689600"/>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08065"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line="276" w:lineRule="auto"/>
        <w:ind w:firstLine="0"/>
        <w:rPr/>
      </w:pPr>
      <w:r w:rsidDel="00000000" w:rsidR="00000000" w:rsidRPr="00000000">
        <w:rPr>
          <w:rtl w:val="0"/>
        </w:rPr>
      </w:r>
    </w:p>
    <w:p w:rsidR="00000000" w:rsidDel="00000000" w:rsidP="00000000" w:rsidRDefault="00000000" w:rsidRPr="00000000" w14:paraId="0000011E">
      <w:pPr>
        <w:pStyle w:val="Heading2"/>
        <w:numPr>
          <w:ilvl w:val="0"/>
          <w:numId w:val="4"/>
        </w:numPr>
        <w:spacing w:line="276" w:lineRule="auto"/>
        <w:ind w:left="1440" w:hanging="360"/>
        <w:rPr>
          <w:sz w:val="26"/>
          <w:szCs w:val="26"/>
        </w:rPr>
      </w:pPr>
      <w:bookmarkStart w:colFirst="0" w:colLast="0" w:name="_7ioyw1ar0p3b" w:id="17"/>
      <w:bookmarkEnd w:id="17"/>
      <w:r w:rsidDel="00000000" w:rsidR="00000000" w:rsidRPr="00000000">
        <w:rPr>
          <w:rtl w:val="0"/>
        </w:rPr>
        <w:t xml:space="preserve"> Đề xuất Quy trình tin học hóa</w:t>
      </w:r>
    </w:p>
    <w:p w:rsidR="00000000" w:rsidDel="00000000" w:rsidP="00000000" w:rsidRDefault="00000000" w:rsidRPr="00000000" w14:paraId="0000011F">
      <w:pPr>
        <w:pStyle w:val="Heading3"/>
        <w:numPr>
          <w:ilvl w:val="1"/>
          <w:numId w:val="4"/>
        </w:numPr>
        <w:spacing w:after="160" w:before="0" w:line="276" w:lineRule="auto"/>
        <w:ind w:left="2160" w:hanging="360"/>
        <w:jc w:val="both"/>
      </w:pPr>
      <w:bookmarkStart w:colFirst="0" w:colLast="0" w:name="_8kfrw9cm4uj8" w:id="18"/>
      <w:bookmarkEnd w:id="18"/>
      <w:r w:rsidDel="00000000" w:rsidR="00000000" w:rsidRPr="00000000">
        <w:rPr>
          <w:rtl w:val="0"/>
        </w:rPr>
        <w:t xml:space="preserve">Quy trình tin học hóa tổng quan hệ thống</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350520</wp:posOffset>
            </wp:positionV>
            <wp:extent cx="6108065" cy="3251200"/>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108065" cy="3251200"/>
                    </a:xfrm>
                    <a:prstGeom prst="rect"/>
                    <a:ln/>
                  </pic:spPr>
                </pic:pic>
              </a:graphicData>
            </a:graphic>
          </wp:anchor>
        </w:drawing>
      </w:r>
    </w:p>
    <w:p w:rsidR="00000000" w:rsidDel="00000000" w:rsidP="00000000" w:rsidRDefault="00000000" w:rsidRPr="00000000" w14:paraId="00000120">
      <w:pPr>
        <w:pStyle w:val="Heading3"/>
        <w:spacing w:after="160" w:before="0" w:line="276" w:lineRule="auto"/>
        <w:ind w:left="2160" w:firstLine="0"/>
        <w:jc w:val="both"/>
        <w:rPr/>
      </w:pPr>
      <w:bookmarkStart w:colFirst="0" w:colLast="0" w:name="_utls2h2uyx29" w:id="19"/>
      <w:bookmarkEnd w:id="19"/>
      <w:r w:rsidDel="00000000" w:rsidR="00000000" w:rsidRPr="00000000">
        <w:rPr>
          <w:rtl w:val="0"/>
        </w:rPr>
      </w:r>
    </w:p>
    <w:p w:rsidR="00000000" w:rsidDel="00000000" w:rsidP="00000000" w:rsidRDefault="00000000" w:rsidRPr="00000000" w14:paraId="00000121">
      <w:pPr>
        <w:pStyle w:val="Heading3"/>
        <w:spacing w:after="160" w:before="0" w:line="276" w:lineRule="auto"/>
        <w:ind w:left="2160" w:firstLine="0"/>
        <w:jc w:val="both"/>
        <w:rPr/>
      </w:pPr>
      <w:bookmarkStart w:colFirst="0" w:colLast="0" w:name="_utuolgz2rp1j" w:id="20"/>
      <w:bookmarkEnd w:id="20"/>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3"/>
        <w:numPr>
          <w:ilvl w:val="1"/>
          <w:numId w:val="4"/>
        </w:numPr>
        <w:spacing w:after="160" w:before="0" w:line="276" w:lineRule="auto"/>
        <w:ind w:left="2160" w:hanging="360"/>
        <w:jc w:val="both"/>
      </w:pPr>
      <w:bookmarkStart w:colFirst="0" w:colLast="0" w:name="_z6wazph0j86n" w:id="21"/>
      <w:bookmarkEnd w:id="21"/>
      <w:r w:rsidDel="00000000" w:rsidR="00000000" w:rsidRPr="00000000">
        <w:rPr>
          <w:rtl w:val="0"/>
        </w:rPr>
        <w:t xml:space="preserve">Quy trình tin học hóa tạo và giao việc</w:t>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400050</wp:posOffset>
            </wp:positionV>
            <wp:extent cx="5734050" cy="7505700"/>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4050" cy="7505700"/>
                    </a:xfrm>
                    <a:prstGeom prst="rect"/>
                    <a:ln/>
                  </pic:spPr>
                </pic:pic>
              </a:graphicData>
            </a:graphic>
          </wp:anchor>
        </w:drawing>
      </w:r>
    </w:p>
    <w:p w:rsidR="00000000" w:rsidDel="00000000" w:rsidP="00000000" w:rsidRDefault="00000000" w:rsidRPr="00000000" w14:paraId="00000123">
      <w:pPr>
        <w:ind w:left="2160" w:firstLine="0"/>
        <w:jc w:val="center"/>
        <w:rPr/>
      </w:pPr>
      <w:r w:rsidDel="00000000" w:rsidR="00000000" w:rsidRPr="00000000">
        <w:rPr>
          <w:rtl w:val="0"/>
        </w:rPr>
      </w:r>
    </w:p>
    <w:p w:rsidR="00000000" w:rsidDel="00000000" w:rsidP="00000000" w:rsidRDefault="00000000" w:rsidRPr="00000000" w14:paraId="00000124">
      <w:pPr>
        <w:pStyle w:val="Heading3"/>
        <w:numPr>
          <w:ilvl w:val="1"/>
          <w:numId w:val="4"/>
        </w:numPr>
        <w:spacing w:after="160" w:before="0" w:line="276" w:lineRule="auto"/>
        <w:ind w:left="2160" w:hanging="360"/>
        <w:jc w:val="both"/>
      </w:pPr>
      <w:bookmarkStart w:colFirst="0" w:colLast="0" w:name="_ryzmm2owytf4" w:id="22"/>
      <w:bookmarkEnd w:id="22"/>
      <w:r w:rsidDel="00000000" w:rsidR="00000000" w:rsidRPr="00000000">
        <w:rPr>
          <w:rtl w:val="0"/>
        </w:rPr>
        <w:t xml:space="preserve">Quy trình tin học hóa duyệt / từ chối kết quả công việc</w:t>
      </w:r>
    </w:p>
    <w:p w:rsidR="00000000" w:rsidDel="00000000" w:rsidP="00000000" w:rsidRDefault="00000000" w:rsidRPr="00000000" w14:paraId="00000125">
      <w:pPr>
        <w:ind w:firstLine="0"/>
        <w:rPr/>
      </w:pPr>
      <w:r w:rsidDel="00000000" w:rsidR="00000000" w:rsidRPr="00000000">
        <w:rPr/>
        <w:drawing>
          <wp:inline distB="114300" distT="114300" distL="114300" distR="114300">
            <wp:extent cx="5705475" cy="5715000"/>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05475"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3"/>
        <w:numPr>
          <w:ilvl w:val="1"/>
          <w:numId w:val="4"/>
        </w:numPr>
        <w:spacing w:after="160" w:before="0" w:line="276" w:lineRule="auto"/>
        <w:ind w:left="2160" w:hanging="360"/>
        <w:jc w:val="both"/>
      </w:pPr>
      <w:bookmarkStart w:colFirst="0" w:colLast="0" w:name="_n7h24d6xtdzg" w:id="23"/>
      <w:bookmarkEnd w:id="23"/>
      <w:r w:rsidDel="00000000" w:rsidR="00000000" w:rsidRPr="00000000">
        <w:rPr>
          <w:rtl w:val="0"/>
        </w:rPr>
        <w:t xml:space="preserve">Quy trình tin học hóa tra cứu thông tin công việc</w:t>
      </w:r>
    </w:p>
    <w:p w:rsidR="00000000" w:rsidDel="00000000" w:rsidP="00000000" w:rsidRDefault="00000000" w:rsidRPr="00000000" w14:paraId="00000127">
      <w:pPr>
        <w:ind w:firstLine="0"/>
        <w:rPr/>
      </w:pPr>
      <w:r w:rsidDel="00000000" w:rsidR="00000000" w:rsidRPr="00000000">
        <w:rPr/>
        <w:drawing>
          <wp:inline distB="114300" distT="114300" distL="114300" distR="114300">
            <wp:extent cx="5676900" cy="5857875"/>
            <wp:effectExtent b="0" l="0" r="0" t="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676900"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3"/>
        <w:numPr>
          <w:ilvl w:val="1"/>
          <w:numId w:val="4"/>
        </w:numPr>
        <w:spacing w:after="160" w:before="0" w:line="276" w:lineRule="auto"/>
        <w:ind w:left="2160" w:hanging="360"/>
        <w:jc w:val="both"/>
      </w:pPr>
      <w:bookmarkStart w:colFirst="0" w:colLast="0" w:name="_o9gbdpr1a4fq" w:id="24"/>
      <w:bookmarkEnd w:id="24"/>
      <w:r w:rsidDel="00000000" w:rsidR="00000000" w:rsidRPr="00000000">
        <w:rPr>
          <w:rtl w:val="0"/>
        </w:rPr>
        <w:t xml:space="preserve">Quy trình tin học hóa chuyển giao / tái phân công công việc</w:t>
      </w:r>
    </w:p>
    <w:p w:rsidR="00000000" w:rsidDel="00000000" w:rsidP="00000000" w:rsidRDefault="00000000" w:rsidRPr="00000000" w14:paraId="00000129">
      <w:pPr>
        <w:ind w:firstLine="0"/>
        <w:rPr/>
      </w:pPr>
      <w:r w:rsidDel="00000000" w:rsidR="00000000" w:rsidRPr="00000000">
        <w:rPr/>
        <w:drawing>
          <wp:inline distB="114300" distT="114300" distL="114300" distR="114300">
            <wp:extent cx="5724525" cy="5143500"/>
            <wp:effectExtent b="0" l="0" r="0" t="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24525"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3"/>
        <w:numPr>
          <w:ilvl w:val="1"/>
          <w:numId w:val="4"/>
        </w:numPr>
        <w:spacing w:after="160" w:before="0" w:line="276" w:lineRule="auto"/>
        <w:ind w:left="2160" w:hanging="360"/>
        <w:jc w:val="both"/>
      </w:pPr>
      <w:bookmarkStart w:colFirst="0" w:colLast="0" w:name="_rjnlarr7un7g" w:id="25"/>
      <w:bookmarkEnd w:id="25"/>
      <w:r w:rsidDel="00000000" w:rsidR="00000000" w:rsidRPr="00000000">
        <w:rPr>
          <w:rtl w:val="0"/>
        </w:rPr>
        <w:t xml:space="preserve">Quy trình tin học hóa AI hỗ trợ kiểm tra tiến độ, cảnh báo deadline và rà soát KPI</w:t>
      </w:r>
    </w:p>
    <w:p w:rsidR="00000000" w:rsidDel="00000000" w:rsidP="00000000" w:rsidRDefault="00000000" w:rsidRPr="00000000" w14:paraId="0000012B">
      <w:pPr>
        <w:ind w:firstLine="0"/>
        <w:rPr/>
      </w:pPr>
      <w:r w:rsidDel="00000000" w:rsidR="00000000" w:rsidRPr="00000000">
        <w:rPr/>
        <w:drawing>
          <wp:inline distB="114300" distT="114300" distL="114300" distR="114300">
            <wp:extent cx="5705475" cy="6686550"/>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05475" cy="668655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2"/>
        <w:keepNext w:val="0"/>
        <w:keepLines w:val="0"/>
        <w:spacing w:after="80" w:before="360" w:line="278.00000000000006" w:lineRule="auto"/>
        <w:ind w:left="0" w:firstLine="0"/>
        <w:jc w:val="both"/>
        <w:rPr>
          <w:b w:val="1"/>
          <w:bCs w:val="1"/>
          <w:sz w:val="34"/>
          <w:szCs w:val="34"/>
        </w:rPr>
      </w:pPr>
      <w:bookmarkStart w:colFirst="0" w:colLast="0" w:name="_fsm7qiq6sxrw" w:id="26"/>
      <w:bookmarkEnd w:id="26"/>
      <w:r w:rsidDel="00000000" w:rsidR="00000000" w:rsidRPr="00000000">
        <w:rPr>
          <w:rtl w:val="0"/>
        </w:rPr>
      </w:r>
    </w:p>
    <w:p w:rsidR="00000000" w:rsidDel="00000000" w:rsidP="00000000" w:rsidRDefault="00000000" w:rsidRPr="00000000" w14:paraId="0000012D">
      <w:pPr>
        <w:pStyle w:val="Heading1"/>
        <w:keepNext w:val="0"/>
        <w:keepLines w:val="0"/>
        <w:spacing w:after="80" w:before="360" w:lineRule="auto"/>
        <w:ind w:firstLine="0"/>
        <w:rPr/>
      </w:pPr>
      <w:bookmarkStart w:colFirst="0" w:colLast="0" w:name="_pzg6ypicdmai" w:id="27"/>
      <w:bookmarkEnd w:id="27"/>
      <w:r w:rsidDel="00000000" w:rsidR="00000000" w:rsidRPr="00000000">
        <w:rPr>
          <w:rtl w:val="0"/>
        </w:rPr>
        <w:t xml:space="preserve">II. Xác định khối lượng công việc</w:t>
      </w:r>
    </w:p>
    <w:p w:rsidR="00000000" w:rsidDel="00000000" w:rsidP="00000000" w:rsidRDefault="00000000" w:rsidRPr="00000000" w14:paraId="0000012E">
      <w:pPr>
        <w:pStyle w:val="Heading2"/>
        <w:keepNext w:val="0"/>
        <w:keepLines w:val="0"/>
        <w:spacing w:after="80" w:before="280" w:line="278.00000000000006" w:lineRule="auto"/>
        <w:ind w:left="0" w:firstLine="0"/>
        <w:rPr/>
      </w:pPr>
      <w:bookmarkStart w:colFirst="0" w:colLast="0" w:name="_1s2iddr68szg" w:id="28"/>
      <w:bookmarkEnd w:id="28"/>
      <w:r w:rsidDel="00000000" w:rsidR="00000000" w:rsidRPr="00000000">
        <w:rPr>
          <w:rtl w:val="0"/>
        </w:rPr>
        <w:t xml:space="preserve">1. Khảo sát hiện trạng, khảo sát lấy ý kiến người dùng</w:t>
      </w:r>
    </w:p>
    <w:p w:rsidR="00000000" w:rsidDel="00000000" w:rsidP="00000000" w:rsidRDefault="00000000" w:rsidRPr="00000000" w14:paraId="0000012F">
      <w:pPr>
        <w:spacing w:after="120" w:before="120" w:line="276" w:lineRule="auto"/>
        <w:ind w:firstLine="0"/>
        <w:rPr/>
      </w:pPr>
      <w:r w:rsidDel="00000000" w:rsidR="00000000" w:rsidRPr="00000000">
        <w:rPr>
          <w:rtl w:val="0"/>
        </w:rPr>
        <w:t xml:space="preserve">Khảo sát thông tin từ Công ty phụ lục II đính kèm.</w:t>
      </w:r>
    </w:p>
    <w:p w:rsidR="00000000" w:rsidDel="00000000" w:rsidP="00000000" w:rsidRDefault="00000000" w:rsidRPr="00000000" w14:paraId="00000130">
      <w:pPr>
        <w:pStyle w:val="Heading2"/>
        <w:keepNext w:val="0"/>
        <w:keepLines w:val="0"/>
        <w:spacing w:after="80" w:before="280" w:line="278.00000000000006" w:lineRule="auto"/>
        <w:ind w:left="0" w:firstLine="0"/>
        <w:rPr/>
      </w:pPr>
      <w:bookmarkStart w:colFirst="0" w:colLast="0" w:name="_nlffw3sp5vpw" w:id="29"/>
      <w:bookmarkEnd w:id="29"/>
      <w:r w:rsidDel="00000000" w:rsidR="00000000" w:rsidRPr="00000000">
        <w:rPr>
          <w:rtl w:val="0"/>
        </w:rPr>
        <w:t xml:space="preserve">2. Xây dựng phần mềm nội bộ</w:t>
      </w:r>
    </w:p>
    <w:p w:rsidR="00000000" w:rsidDel="00000000" w:rsidP="00000000" w:rsidRDefault="00000000" w:rsidRPr="00000000" w14:paraId="00000131">
      <w:pPr>
        <w:spacing w:after="120" w:before="120" w:line="276" w:lineRule="auto"/>
        <w:ind w:firstLine="0"/>
        <w:rPr/>
      </w:pPr>
      <w:r w:rsidDel="00000000" w:rsidR="00000000" w:rsidRPr="00000000">
        <w:rPr>
          <w:rtl w:val="0"/>
        </w:rPr>
        <w:t xml:space="preserve">Xây dựng, nâng cấp chức năng của phần mềm như Bảng .... Bảng danh sách yêu cầu chức năng hạng mục Xây dựng phần mềm.</w:t>
      </w:r>
    </w:p>
    <w:p w:rsidR="00000000" w:rsidDel="00000000" w:rsidP="00000000" w:rsidRDefault="00000000" w:rsidRPr="00000000" w14:paraId="00000132">
      <w:pPr>
        <w:pStyle w:val="Heading2"/>
        <w:keepNext w:val="0"/>
        <w:keepLines w:val="0"/>
        <w:spacing w:after="80" w:before="280" w:line="278.00000000000006" w:lineRule="auto"/>
        <w:ind w:left="0" w:firstLine="0"/>
        <w:rPr/>
      </w:pPr>
      <w:bookmarkStart w:colFirst="0" w:colLast="0" w:name="_lyphh7xikv8a" w:id="30"/>
      <w:bookmarkEnd w:id="30"/>
      <w:r w:rsidDel="00000000" w:rsidR="00000000" w:rsidRPr="00000000">
        <w:rPr>
          <w:rtl w:val="0"/>
        </w:rPr>
        <w:t xml:space="preserve">3. Kiểm thử từng chức năng phần mềm nội bộ, chạy thử</w:t>
      </w:r>
    </w:p>
    <w:p w:rsidR="00000000" w:rsidDel="00000000" w:rsidP="00000000" w:rsidRDefault="00000000" w:rsidRPr="00000000" w14:paraId="00000133">
      <w:pPr>
        <w:spacing w:after="120" w:before="120" w:line="276" w:lineRule="auto"/>
        <w:ind w:firstLine="0"/>
        <w:rPr/>
      </w:pPr>
      <w:r w:rsidDel="00000000" w:rsidR="00000000" w:rsidRPr="00000000">
        <w:rPr>
          <w:rtl w:val="0"/>
        </w:rPr>
        <w:t xml:space="preserve">Các yêu cầu chức năng xây dựng mới, nâng cấp trong dự án được kiểm thử từng chức năng sau khi đã phát triển, đảm bảo đầy đủ, chuẩn xác các chức năng</w:t>
      </w:r>
    </w:p>
    <w:p w:rsidR="00000000" w:rsidDel="00000000" w:rsidP="00000000" w:rsidRDefault="00000000" w:rsidRPr="00000000" w14:paraId="00000134">
      <w:pPr>
        <w:pStyle w:val="Heading2"/>
        <w:keepNext w:val="0"/>
        <w:keepLines w:val="0"/>
        <w:spacing w:after="80" w:before="280" w:line="278.00000000000006" w:lineRule="auto"/>
        <w:ind w:left="0" w:firstLine="0"/>
        <w:rPr/>
      </w:pPr>
      <w:bookmarkStart w:colFirst="0" w:colLast="0" w:name="_rhl1zk4g0ffc" w:id="31"/>
      <w:bookmarkEnd w:id="31"/>
      <w:r w:rsidDel="00000000" w:rsidR="00000000" w:rsidRPr="00000000">
        <w:rPr>
          <w:rtl w:val="0"/>
        </w:rPr>
        <w:t xml:space="preserve">4. Kiểm thử an toàn an ninh thông tin phần mềm nội bộ</w:t>
      </w:r>
    </w:p>
    <w:p w:rsidR="00000000" w:rsidDel="00000000" w:rsidP="00000000" w:rsidRDefault="00000000" w:rsidRPr="00000000" w14:paraId="00000135">
      <w:pPr>
        <w:spacing w:after="120" w:before="240" w:lineRule="auto"/>
        <w:ind w:firstLine="0"/>
        <w:rPr/>
      </w:pPr>
      <w:r w:rsidDel="00000000" w:rsidR="00000000" w:rsidRPr="00000000">
        <w:rPr>
          <w:rtl w:val="0"/>
        </w:rPr>
        <w:t xml:space="preserve">- Rà quét, phát hiện, bóc gỡ các phần mềm độc hại nguy hiểm cho máy chủ:</w:t>
      </w:r>
    </w:p>
    <w:p w:rsidR="00000000" w:rsidDel="00000000" w:rsidP="00000000" w:rsidRDefault="00000000" w:rsidRPr="00000000" w14:paraId="00000136">
      <w:pPr>
        <w:spacing w:after="120" w:before="240" w:lineRule="auto"/>
        <w:ind w:firstLine="0"/>
        <w:rPr/>
      </w:pPr>
      <w:r w:rsidDel="00000000" w:rsidR="00000000" w:rsidRPr="00000000">
        <w:rPr>
          <w:rtl w:val="0"/>
        </w:rPr>
        <w:t xml:space="preserve">+ Kịch bản rà quét ứng dụng;</w:t>
      </w:r>
    </w:p>
    <w:p w:rsidR="00000000" w:rsidDel="00000000" w:rsidP="00000000" w:rsidRDefault="00000000" w:rsidRPr="00000000" w14:paraId="00000137">
      <w:pPr>
        <w:spacing w:after="120" w:before="240" w:lineRule="auto"/>
        <w:ind w:firstLine="0"/>
        <w:rPr/>
      </w:pPr>
      <w:r w:rsidDel="00000000" w:rsidR="00000000" w:rsidRPr="00000000">
        <w:rPr>
          <w:rtl w:val="0"/>
        </w:rPr>
        <w:t xml:space="preserve">+ Phân tích, đánh giá các nguy cơ mất ATTT;</w:t>
      </w:r>
    </w:p>
    <w:p w:rsidR="00000000" w:rsidDel="00000000" w:rsidP="00000000" w:rsidRDefault="00000000" w:rsidRPr="00000000" w14:paraId="00000138">
      <w:pPr>
        <w:spacing w:after="120" w:before="240" w:lineRule="auto"/>
        <w:ind w:firstLine="0"/>
        <w:rPr/>
      </w:pPr>
      <w:r w:rsidDel="00000000" w:rsidR="00000000" w:rsidRPr="00000000">
        <w:rPr>
          <w:rtl w:val="0"/>
        </w:rPr>
        <w:t xml:space="preserve">+ Báo cáo đánh giá và gợi ý khắc phục;</w:t>
      </w:r>
    </w:p>
    <w:p w:rsidR="00000000" w:rsidDel="00000000" w:rsidP="00000000" w:rsidRDefault="00000000" w:rsidRPr="00000000" w14:paraId="00000139">
      <w:pPr>
        <w:spacing w:after="120" w:before="240" w:lineRule="auto"/>
        <w:ind w:firstLine="0"/>
        <w:rPr/>
      </w:pPr>
      <w:r w:rsidDel="00000000" w:rsidR="00000000" w:rsidRPr="00000000">
        <w:rPr>
          <w:rtl w:val="0"/>
        </w:rPr>
        <w:t xml:space="preserve">- Nghiên cứu, phân tích chuyên sâu, sao lưu dữ liệu và hướng dẫn xử lý phần</w:t>
      </w:r>
    </w:p>
    <w:p w:rsidR="00000000" w:rsidDel="00000000" w:rsidP="00000000" w:rsidRDefault="00000000" w:rsidRPr="00000000" w14:paraId="0000013A">
      <w:pPr>
        <w:spacing w:after="120" w:before="240" w:lineRule="auto"/>
        <w:ind w:firstLine="0"/>
        <w:rPr/>
      </w:pPr>
      <w:r w:rsidDel="00000000" w:rsidR="00000000" w:rsidRPr="00000000">
        <w:rPr>
          <w:rtl w:val="0"/>
        </w:rPr>
        <w:t xml:space="preserve">mềm độc hại (mã độc) nguy hiểm;</w:t>
      </w:r>
    </w:p>
    <w:p w:rsidR="00000000" w:rsidDel="00000000" w:rsidP="00000000" w:rsidRDefault="00000000" w:rsidRPr="00000000" w14:paraId="0000013B">
      <w:pPr>
        <w:spacing w:after="120" w:before="240" w:lineRule="auto"/>
        <w:ind w:firstLine="0"/>
        <w:rPr/>
      </w:pPr>
      <w:r w:rsidDel="00000000" w:rsidR="00000000" w:rsidRPr="00000000">
        <w:rPr>
          <w:rtl w:val="0"/>
        </w:rPr>
        <w:t xml:space="preserve">- Kiểm tra, phân tích, đánh giá an toàn thông tin cho hạ tầng, máy chủ, máy</w:t>
      </w:r>
    </w:p>
    <w:p w:rsidR="00000000" w:rsidDel="00000000" w:rsidP="00000000" w:rsidRDefault="00000000" w:rsidRPr="00000000" w14:paraId="0000013C">
      <w:pPr>
        <w:spacing w:after="120" w:before="240" w:lineRule="auto"/>
        <w:ind w:firstLine="0"/>
        <w:rPr/>
      </w:pPr>
      <w:r w:rsidDel="00000000" w:rsidR="00000000" w:rsidRPr="00000000">
        <w:rPr>
          <w:rtl w:val="0"/>
        </w:rPr>
        <w:t xml:space="preserve">trạm và thiết bị mạng:</w:t>
      </w:r>
    </w:p>
    <w:p w:rsidR="00000000" w:rsidDel="00000000" w:rsidP="00000000" w:rsidRDefault="00000000" w:rsidRPr="00000000" w14:paraId="0000013D">
      <w:pPr>
        <w:spacing w:after="120" w:before="240" w:lineRule="auto"/>
        <w:ind w:firstLine="0"/>
        <w:rPr/>
      </w:pPr>
      <w:r w:rsidDel="00000000" w:rsidR="00000000" w:rsidRPr="00000000">
        <w:rPr>
          <w:rtl w:val="0"/>
        </w:rPr>
        <w:t xml:space="preserve">+ Thu thập thông tin lỗ hỏng hạ tầng, máy chủ, thiết bị mạng;</w:t>
      </w:r>
    </w:p>
    <w:p w:rsidR="00000000" w:rsidDel="00000000" w:rsidP="00000000" w:rsidRDefault="00000000" w:rsidRPr="00000000" w14:paraId="0000013E">
      <w:pPr>
        <w:spacing w:after="120" w:before="240" w:lineRule="auto"/>
        <w:ind w:firstLine="0"/>
        <w:rPr/>
      </w:pPr>
      <w:r w:rsidDel="00000000" w:rsidR="00000000" w:rsidRPr="00000000">
        <w:rPr>
          <w:rtl w:val="0"/>
        </w:rPr>
        <w:t xml:space="preserve">+ Kịch bản đánh giá lổ hỏng an toàn thông tin;</w:t>
      </w:r>
    </w:p>
    <w:p w:rsidR="00000000" w:rsidDel="00000000" w:rsidP="00000000" w:rsidRDefault="00000000" w:rsidRPr="00000000" w14:paraId="0000013F">
      <w:pPr>
        <w:spacing w:after="120" w:before="240" w:lineRule="auto"/>
        <w:ind w:firstLine="0"/>
        <w:rPr/>
      </w:pPr>
      <w:r w:rsidDel="00000000" w:rsidR="00000000" w:rsidRPr="00000000">
        <w:rPr>
          <w:rtl w:val="0"/>
        </w:rPr>
        <w:t xml:space="preserve">+ Kịch bản khai thác lỗ hỏng hệ thống;</w:t>
      </w:r>
    </w:p>
    <w:p w:rsidR="00000000" w:rsidDel="00000000" w:rsidP="00000000" w:rsidRDefault="00000000" w:rsidRPr="00000000" w14:paraId="00000140">
      <w:pPr>
        <w:spacing w:after="120" w:before="240" w:lineRule="auto"/>
        <w:ind w:firstLine="0"/>
        <w:rPr/>
      </w:pPr>
      <w:r w:rsidDel="00000000" w:rsidR="00000000" w:rsidRPr="00000000">
        <w:rPr>
          <w:rtl w:val="0"/>
        </w:rPr>
        <w:t xml:space="preserve">- Xây dựng hồ sơ cấp độ an toàn thông tin.</w:t>
      </w:r>
    </w:p>
    <w:p w:rsidR="00000000" w:rsidDel="00000000" w:rsidP="00000000" w:rsidRDefault="00000000" w:rsidRPr="00000000" w14:paraId="00000141">
      <w:pPr>
        <w:pStyle w:val="Heading2"/>
        <w:keepNext w:val="0"/>
        <w:keepLines w:val="0"/>
        <w:spacing w:after="80" w:before="280" w:line="278.00000000000006" w:lineRule="auto"/>
        <w:ind w:left="0" w:firstLine="0"/>
        <w:rPr/>
      </w:pPr>
      <w:bookmarkStart w:colFirst="0" w:colLast="0" w:name="_qlixec35o3nm" w:id="32"/>
      <w:bookmarkEnd w:id="32"/>
      <w:r w:rsidDel="00000000" w:rsidR="00000000" w:rsidRPr="00000000">
        <w:rPr>
          <w:rtl w:val="0"/>
        </w:rPr>
        <w:t xml:space="preserve">5. Cài đặt ứng dụng</w:t>
      </w:r>
    </w:p>
    <w:p w:rsidR="00000000" w:rsidDel="00000000" w:rsidP="00000000" w:rsidRDefault="00000000" w:rsidRPr="00000000" w14:paraId="00000142">
      <w:pPr>
        <w:spacing w:after="120" w:before="240" w:lineRule="auto"/>
        <w:ind w:firstLine="0"/>
        <w:rPr/>
      </w:pPr>
      <w:r w:rsidDel="00000000" w:rsidR="00000000" w:rsidRPr="00000000">
        <w:rPr>
          <w:rtl w:val="0"/>
        </w:rPr>
        <w:t xml:space="preserve">Thực hiện cài đặt phần mềm lên môi trường hệ thống nội bộ theo kế hoạch triển khai.</w:t>
      </w:r>
    </w:p>
    <w:p w:rsidR="00000000" w:rsidDel="00000000" w:rsidP="00000000" w:rsidRDefault="00000000" w:rsidRPr="00000000" w14:paraId="00000143">
      <w:pPr>
        <w:pStyle w:val="Heading2"/>
        <w:keepNext w:val="0"/>
        <w:keepLines w:val="0"/>
        <w:spacing w:after="80" w:before="280" w:line="278.00000000000006" w:lineRule="auto"/>
        <w:ind w:left="0" w:firstLine="0"/>
        <w:rPr/>
      </w:pPr>
      <w:bookmarkStart w:colFirst="0" w:colLast="0" w:name="_1679qqkffg6g" w:id="33"/>
      <w:bookmarkEnd w:id="33"/>
      <w:r w:rsidDel="00000000" w:rsidR="00000000" w:rsidRPr="00000000">
        <w:rPr>
          <w:rtl w:val="0"/>
        </w:rPr>
        <w:t xml:space="preserve">6. Đào tạo, hướng dẫn sử dụng</w:t>
      </w:r>
    </w:p>
    <w:p w:rsidR="00000000" w:rsidDel="00000000" w:rsidP="00000000" w:rsidRDefault="00000000" w:rsidRPr="00000000" w14:paraId="00000144">
      <w:pPr>
        <w:spacing w:after="120" w:before="240" w:lineRule="auto"/>
        <w:ind w:firstLine="0"/>
        <w:rPr/>
      </w:pPr>
      <w:r w:rsidDel="00000000" w:rsidR="00000000" w:rsidRPr="00000000">
        <w:rPr>
          <w:rtl w:val="0"/>
        </w:rPr>
        <w:t xml:space="preserve">- Hướng dẫn sử dụng, lấy ý kiến người dùng để hoàn thiện</w:t>
      </w:r>
    </w:p>
    <w:p w:rsidR="00000000" w:rsidDel="00000000" w:rsidP="00000000" w:rsidRDefault="00000000" w:rsidRPr="00000000" w14:paraId="00000145">
      <w:pPr>
        <w:spacing w:after="120" w:before="240" w:lineRule="auto"/>
        <w:ind w:firstLine="0"/>
        <w:rPr/>
      </w:pPr>
      <w:r w:rsidDel="00000000" w:rsidR="00000000" w:rsidRPr="00000000">
        <w:rPr>
          <w:rtl w:val="0"/>
        </w:rPr>
        <w:t xml:space="preserve">- Đào tạo, hướng dẫn sử dụng thực tế.</w:t>
      </w:r>
    </w:p>
    <w:p w:rsidR="00000000" w:rsidDel="00000000" w:rsidP="00000000" w:rsidRDefault="00000000" w:rsidRPr="00000000" w14:paraId="00000146">
      <w:pPr>
        <w:spacing w:after="120" w:before="240" w:lineRule="auto"/>
        <w:ind w:firstLine="0"/>
        <w:rPr/>
      </w:pPr>
      <w:r w:rsidDel="00000000" w:rsidR="00000000" w:rsidRPr="00000000">
        <w:rPr>
          <w:rtl w:val="0"/>
        </w:rPr>
        <w:t xml:space="preserve">(Dành cho người sử dụng và Dành cho người quản trị)</w:t>
      </w:r>
    </w:p>
    <w:p w:rsidR="00000000" w:rsidDel="00000000" w:rsidP="00000000" w:rsidRDefault="00000000" w:rsidRPr="00000000" w14:paraId="00000147">
      <w:pPr>
        <w:pStyle w:val="Heading1"/>
        <w:keepNext w:val="0"/>
        <w:keepLines w:val="0"/>
        <w:spacing w:after="80" w:before="360" w:lineRule="auto"/>
        <w:ind w:firstLine="0"/>
        <w:rPr/>
      </w:pPr>
      <w:bookmarkStart w:colFirst="0" w:colLast="0" w:name="_12idzoyg5tuk" w:id="34"/>
      <w:bookmarkEnd w:id="34"/>
      <w:r w:rsidDel="00000000" w:rsidR="00000000" w:rsidRPr="00000000">
        <w:rPr>
          <w:rtl w:val="0"/>
        </w:rPr>
        <w:t xml:space="preserve">III. Phân tích các yêu cầu của phần mềm</w:t>
      </w:r>
    </w:p>
    <w:p w:rsidR="00000000" w:rsidDel="00000000" w:rsidP="00000000" w:rsidRDefault="00000000" w:rsidRPr="00000000" w14:paraId="00000148">
      <w:pPr>
        <w:pStyle w:val="Heading2"/>
        <w:keepNext w:val="0"/>
        <w:keepLines w:val="0"/>
        <w:spacing w:after="80" w:before="280" w:line="278.00000000000006" w:lineRule="auto"/>
        <w:ind w:left="0" w:firstLine="0"/>
        <w:rPr/>
      </w:pPr>
      <w:bookmarkStart w:colFirst="0" w:colLast="0" w:name="_f42z8yksa9i5" w:id="35"/>
      <w:bookmarkEnd w:id="35"/>
      <w:r w:rsidDel="00000000" w:rsidR="00000000" w:rsidRPr="00000000">
        <w:rPr>
          <w:rtl w:val="0"/>
        </w:rPr>
        <w:t xml:space="preserve">1. Yêu cầu chức năng của phần mềm</w:t>
      </w:r>
    </w:p>
    <w:p w:rsidR="00000000" w:rsidDel="00000000" w:rsidP="00000000" w:rsidRDefault="00000000" w:rsidRPr="00000000" w14:paraId="00000149">
      <w:pPr>
        <w:spacing w:after="240" w:before="240" w:lineRule="auto"/>
        <w:ind w:firstLine="0"/>
        <w:rPr/>
      </w:pPr>
      <w:r w:rsidDel="00000000" w:rsidR="00000000" w:rsidRPr="00000000">
        <w:rPr>
          <w:rtl w:val="0"/>
        </w:rPr>
        <w:t xml:space="preserve">Căn cứ vào mục tiêu dự án, Product Backlog, nhóm chức năng cốt lõi của hệ thống và đặc thù triển khai trên nền tảng Microsoft Teams, hệ thống TeamsWork được xác định là một hệ thống quản trị công việc và đánh giá KPI nội bộ theo hướng số hóa tập trung. Các yêu cầu chức năng dưới đây là cơ sở để xây dựng Use Case, thiết kế cơ sở dữ liệu, giao diện người dùng và các quy trình xử lý nghiệp vụ ở các chương tiếp theo.</w:t>
      </w:r>
    </w:p>
    <w:p w:rsidR="00000000" w:rsidDel="00000000" w:rsidP="00000000" w:rsidRDefault="00000000" w:rsidRPr="00000000" w14:paraId="0000014A">
      <w:pPr>
        <w:pStyle w:val="Heading3"/>
        <w:spacing w:after="240" w:before="240" w:line="276" w:lineRule="auto"/>
        <w:ind w:left="2160" w:hanging="2160"/>
        <w:jc w:val="both"/>
        <w:rPr>
          <w:sz w:val="26"/>
          <w:szCs w:val="26"/>
        </w:rPr>
      </w:pPr>
      <w:bookmarkStart w:colFirst="0" w:colLast="0" w:name="_ev027apub8sz" w:id="36"/>
      <w:bookmarkEnd w:id="36"/>
      <w:r w:rsidDel="00000000" w:rsidR="00000000" w:rsidRPr="00000000">
        <w:rPr>
          <w:rtl w:val="0"/>
        </w:rPr>
        <w:t xml:space="preserve">1.1</w:t>
      </w:r>
      <w:r w:rsidDel="00000000" w:rsidR="00000000" w:rsidRPr="00000000">
        <w:rPr>
          <w:sz w:val="26"/>
          <w:szCs w:val="26"/>
          <w:rtl w:val="0"/>
        </w:rPr>
        <w:t xml:space="preserve">. Quản trị định danh, phân quyền và tích hợp nền tảng</w:t>
      </w:r>
    </w:p>
    <w:tbl>
      <w:tblPr>
        <w:tblStyle w:val="Table5"/>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3545"/>
        <w:gridCol w:w="1280"/>
        <w:gridCol w:w="4040"/>
        <w:tblGridChange w:id="0">
          <w:tblGrid>
            <w:gridCol w:w="680"/>
            <w:gridCol w:w="3545"/>
            <w:gridCol w:w="1280"/>
            <w:gridCol w:w="40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120" w:before="240" w:lineRule="auto"/>
              <w:ind w:firstLine="0"/>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120" w:before="240" w:lineRule="auto"/>
              <w:ind w:firstLine="0"/>
              <w:jc w:val="center"/>
              <w:rPr/>
            </w:pPr>
            <w:r w:rsidDel="00000000" w:rsidR="00000000" w:rsidRPr="00000000">
              <w:rPr>
                <w:b w:val="1"/>
                <w:bCs w:val="1"/>
                <w:rtl w:val="0"/>
              </w:rPr>
              <w:t xml:space="preserve">Yêu cầu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120" w:before="240" w:lineRule="auto"/>
              <w:ind w:firstLine="0"/>
              <w:jc w:val="center"/>
              <w:rPr/>
            </w:pPr>
            <w:r w:rsidDel="00000000" w:rsidR="00000000" w:rsidRPr="00000000">
              <w:rPr>
                <w:b w:val="1"/>
                <w:bCs w:val="1"/>
                <w:rtl w:val="0"/>
              </w:rPr>
              <w:t xml:space="preserve">Phân 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120" w:before="240" w:lineRule="auto"/>
              <w:ind w:firstLine="0"/>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1929.0185546874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120" w:before="240" w:lineRule="auto"/>
              <w:ind w:firstLine="0"/>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120" w:before="240" w:lineRule="auto"/>
              <w:ind w:firstLine="0"/>
              <w:rPr/>
            </w:pPr>
            <w:r w:rsidDel="00000000" w:rsidR="00000000" w:rsidRPr="00000000">
              <w:rPr>
                <w:rtl w:val="0"/>
              </w:rPr>
              <w:t xml:space="preserve">Chức năng đăng nhập và định danh người dùng qua Microsoft Teams / SSO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120" w:before="240" w:lineRule="auto"/>
              <w:ind w:firstLine="0"/>
              <w:rPr/>
            </w:pPr>
            <w:r w:rsidDel="00000000" w:rsidR="00000000" w:rsidRPr="00000000">
              <w:rPr>
                <w:rtl w:val="0"/>
              </w:rPr>
              <w:t xml:space="preserve">Hệ thống / Bảo mật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120" w:before="240" w:lineRule="auto"/>
              <w:ind w:firstLine="0"/>
              <w:rPr/>
            </w:pPr>
            <w:r w:rsidDel="00000000" w:rsidR="00000000" w:rsidRPr="00000000">
              <w:rPr>
                <w:rtl w:val="0"/>
              </w:rPr>
              <w:t xml:space="preserve">Cho phép người dùng truy cập hệ thống bằng tài khoản nội bộ, hạn chế đăng nhập lặp lại.</w:t>
            </w:r>
          </w:p>
        </w:tc>
      </w:tr>
      <w:tr>
        <w:trPr>
          <w:cantSplit w:val="0"/>
          <w:trHeight w:val="1879.0185546875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120" w:before="240" w:lineRule="auto"/>
              <w:ind w:firstLine="0"/>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120" w:before="240" w:lineRule="auto"/>
              <w:ind w:firstLine="0"/>
              <w:rPr/>
            </w:pPr>
            <w:r w:rsidDel="00000000" w:rsidR="00000000" w:rsidRPr="00000000">
              <w:rPr>
                <w:rtl w:val="0"/>
              </w:rPr>
              <w:t xml:space="preserve">Chức năng phân quyền truy cập theo vai trò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120" w:before="240" w:lineRule="auto"/>
              <w:ind w:firstLine="0"/>
              <w:rPr/>
            </w:pPr>
            <w:r w:rsidDel="00000000" w:rsidR="00000000" w:rsidRPr="00000000">
              <w:rPr>
                <w:rtl w:val="0"/>
              </w:rPr>
              <w:t xml:space="preserve">Quản trị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120" w:before="240" w:lineRule="auto"/>
              <w:ind w:firstLine="0"/>
              <w:rPr/>
            </w:pPr>
            <w:r w:rsidDel="00000000" w:rsidR="00000000" w:rsidRPr="00000000">
              <w:rPr>
                <w:rtl w:val="0"/>
              </w:rPr>
              <w:t xml:space="preserve">Phân quyền giữa Quản trị viên, Quản lý, Nhân viên, PM/PMO và Ban giám đốc.</w:t>
            </w:r>
          </w:p>
        </w:tc>
      </w:tr>
      <w:tr>
        <w:trPr>
          <w:cantSplit w:val="0"/>
          <w:trHeight w:val="1692.679036458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120" w:before="240" w:lineRule="auto"/>
              <w:ind w:firstLine="0"/>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120" w:before="240" w:lineRule="auto"/>
              <w:ind w:firstLine="0"/>
              <w:rPr/>
            </w:pPr>
            <w:r w:rsidDel="00000000" w:rsidR="00000000" w:rsidRPr="00000000">
              <w:rPr>
                <w:rtl w:val="0"/>
              </w:rPr>
              <w:t xml:space="preserve">Chức năng đồng bộ thông tin người dùng với Microsoft 365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after="120" w:before="240" w:lineRule="auto"/>
              <w:ind w:firstLine="0"/>
              <w:rPr/>
            </w:pPr>
            <w:r w:rsidDel="00000000" w:rsidR="00000000" w:rsidRPr="00000000">
              <w:rPr>
                <w:rtl w:val="0"/>
              </w:rPr>
              <w:t xml:space="preserve">Tích hợp nền tảng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120" w:before="240" w:lineRule="auto"/>
              <w:ind w:firstLine="0"/>
              <w:rPr/>
            </w:pPr>
            <w:r w:rsidDel="00000000" w:rsidR="00000000" w:rsidRPr="00000000">
              <w:rPr>
                <w:rtl w:val="0"/>
              </w:rPr>
              <w:t xml:space="preserve">Hỗ trợ kế thừa thông tin tài khoản nội bộ, tăng tính thống nhất dữ liệu.</w:t>
            </w:r>
          </w:p>
        </w:tc>
      </w:tr>
    </w:tbl>
    <w:p w:rsidR="00000000" w:rsidDel="00000000" w:rsidP="00000000" w:rsidRDefault="00000000" w:rsidRPr="00000000" w14:paraId="0000015B">
      <w:pPr>
        <w:pStyle w:val="Heading3"/>
        <w:keepNext w:val="0"/>
        <w:keepLines w:val="0"/>
        <w:spacing w:after="80" w:before="280" w:line="278.00000000000006" w:lineRule="auto"/>
        <w:ind w:left="0" w:firstLine="0"/>
        <w:jc w:val="both"/>
        <w:rPr>
          <w:b w:val="1"/>
          <w:bCs w:val="1"/>
          <w:sz w:val="26"/>
          <w:szCs w:val="26"/>
        </w:rPr>
      </w:pPr>
      <w:bookmarkStart w:colFirst="0" w:colLast="0" w:name="_5epswa2p2olv" w:id="37"/>
      <w:bookmarkEnd w:id="37"/>
      <w:r w:rsidDel="00000000" w:rsidR="00000000" w:rsidRPr="00000000">
        <w:rPr>
          <w:b w:val="1"/>
          <w:bCs w:val="1"/>
          <w:sz w:val="26"/>
          <w:szCs w:val="26"/>
          <w:rtl w:val="0"/>
        </w:rPr>
        <w:t xml:space="preserve">1.2. Quản lý cơ cấu tổ chức và dữ liệu nền</w:t>
      </w:r>
    </w:p>
    <w:tbl>
      <w:tblPr>
        <w:tblStyle w:val="Table6"/>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3470"/>
        <w:gridCol w:w="1265"/>
        <w:gridCol w:w="4130"/>
        <w:tblGridChange w:id="0">
          <w:tblGrid>
            <w:gridCol w:w="680"/>
            <w:gridCol w:w="3470"/>
            <w:gridCol w:w="1265"/>
            <w:gridCol w:w="41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120" w:before="240" w:lineRule="auto"/>
              <w:ind w:firstLine="0"/>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after="120" w:before="240" w:lineRule="auto"/>
              <w:ind w:firstLine="0"/>
              <w:jc w:val="center"/>
              <w:rPr/>
            </w:pPr>
            <w:r w:rsidDel="00000000" w:rsidR="00000000" w:rsidRPr="00000000">
              <w:rPr>
                <w:b w:val="1"/>
                <w:bCs w:val="1"/>
                <w:rtl w:val="0"/>
              </w:rPr>
              <w:t xml:space="preserve">Yêu cầu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after="120" w:before="240" w:lineRule="auto"/>
              <w:ind w:firstLine="0"/>
              <w:jc w:val="center"/>
              <w:rPr/>
            </w:pPr>
            <w:r w:rsidDel="00000000" w:rsidR="00000000" w:rsidRPr="00000000">
              <w:rPr>
                <w:b w:val="1"/>
                <w:bCs w:val="1"/>
                <w:rtl w:val="0"/>
              </w:rPr>
              <w:t xml:space="preserve">Phân 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after="120" w:before="240" w:lineRule="auto"/>
              <w:ind w:firstLine="0"/>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1392.679036458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120" w:before="240" w:lineRule="auto"/>
              <w:ind w:firstLine="0"/>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after="120" w:before="240" w:lineRule="auto"/>
              <w:ind w:firstLine="0"/>
              <w:rPr/>
            </w:pPr>
            <w:r w:rsidDel="00000000" w:rsidR="00000000" w:rsidRPr="00000000">
              <w:rPr>
                <w:rtl w:val="0"/>
              </w:rPr>
              <w:t xml:space="preserve">Chức năng quản lý danh mục phòng ban / dự án / đơn vị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after="120" w:before="240" w:lineRule="auto"/>
              <w:ind w:firstLine="0"/>
              <w:rPr/>
            </w:pPr>
            <w:r w:rsidDel="00000000" w:rsidR="00000000" w:rsidRPr="00000000">
              <w:rPr>
                <w:rtl w:val="0"/>
              </w:rPr>
              <w:t xml:space="preserve">Dữ liệu nền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after="120" w:before="240" w:lineRule="auto"/>
              <w:ind w:firstLine="0"/>
              <w:rPr/>
            </w:pPr>
            <w:r w:rsidDel="00000000" w:rsidR="00000000" w:rsidRPr="00000000">
              <w:rPr>
                <w:rtl w:val="0"/>
              </w:rPr>
              <w:t xml:space="preserve">Thiết lập cơ cấu tổ chức phục vụ phân công công việc và thống kê hiệu suất.</w:t>
            </w:r>
          </w:p>
        </w:tc>
      </w:tr>
      <w:tr>
        <w:trPr>
          <w:cantSplit w:val="0"/>
          <w:trHeight w:val="1509.345703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after="120" w:before="240" w:lineRule="auto"/>
              <w:ind w:firstLine="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after="120" w:before="240" w:lineRule="auto"/>
              <w:ind w:firstLine="0"/>
              <w:rPr/>
            </w:pPr>
            <w:r w:rsidDel="00000000" w:rsidR="00000000" w:rsidRPr="00000000">
              <w:rPr>
                <w:rtl w:val="0"/>
              </w:rPr>
              <w:t xml:space="preserve">Chức năng quản lý dữ liệu nghiệp vụ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120" w:before="240" w:lineRule="auto"/>
              <w:ind w:firstLine="0"/>
              <w:rPr/>
            </w:pPr>
            <w:r w:rsidDel="00000000" w:rsidR="00000000" w:rsidRPr="00000000">
              <w:rPr>
                <w:rtl w:val="0"/>
              </w:rPr>
              <w:t xml:space="preserve">Quản trị dữ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120" w:before="240" w:lineRule="auto"/>
              <w:ind w:firstLine="0"/>
              <w:rPr/>
            </w:pPr>
            <w:r w:rsidDel="00000000" w:rsidR="00000000" w:rsidRPr="00000000">
              <w:rPr>
                <w:rtl w:val="0"/>
              </w:rPr>
              <w:t xml:space="preserve">Quản lý các danh mục và dữ liệu phục vụ vận hành hệ thống.</w:t>
            </w:r>
          </w:p>
        </w:tc>
      </w:tr>
    </w:tbl>
    <w:p w:rsidR="00000000" w:rsidDel="00000000" w:rsidP="00000000" w:rsidRDefault="00000000" w:rsidRPr="00000000" w14:paraId="00000168">
      <w:pPr>
        <w:pStyle w:val="Heading3"/>
        <w:keepNext w:val="0"/>
        <w:keepLines w:val="0"/>
        <w:spacing w:after="80" w:before="280" w:line="278.00000000000006" w:lineRule="auto"/>
        <w:ind w:left="0" w:firstLine="0"/>
        <w:jc w:val="both"/>
        <w:rPr>
          <w:b w:val="1"/>
          <w:bCs w:val="1"/>
          <w:sz w:val="26"/>
          <w:szCs w:val="26"/>
        </w:rPr>
      </w:pPr>
      <w:bookmarkStart w:colFirst="0" w:colLast="0" w:name="_cnob5bs22t02" w:id="38"/>
      <w:bookmarkEnd w:id="38"/>
      <w:r w:rsidDel="00000000" w:rsidR="00000000" w:rsidRPr="00000000">
        <w:rPr>
          <w:b w:val="1"/>
          <w:bCs w:val="1"/>
          <w:sz w:val="26"/>
          <w:szCs w:val="26"/>
          <w:rtl w:val="0"/>
        </w:rPr>
        <w:t xml:space="preserve">1.3. Quản lý nhiệm vụ và điều phối công việc</w:t>
      </w:r>
    </w:p>
    <w:tbl>
      <w:tblPr>
        <w:tblStyle w:val="Table7"/>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810"/>
        <w:gridCol w:w="1445"/>
        <w:gridCol w:w="4610"/>
        <w:tblGridChange w:id="0">
          <w:tblGrid>
            <w:gridCol w:w="680"/>
            <w:gridCol w:w="2810"/>
            <w:gridCol w:w="1445"/>
            <w:gridCol w:w="46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after="120" w:before="240" w:lineRule="auto"/>
              <w:ind w:firstLine="0"/>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after="120" w:before="240" w:lineRule="auto"/>
              <w:ind w:firstLine="0"/>
              <w:jc w:val="center"/>
              <w:rPr/>
            </w:pPr>
            <w:r w:rsidDel="00000000" w:rsidR="00000000" w:rsidRPr="00000000">
              <w:rPr>
                <w:b w:val="1"/>
                <w:bCs w:val="1"/>
                <w:rtl w:val="0"/>
              </w:rPr>
              <w:t xml:space="preserve">Yêu cầu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after="120" w:before="240" w:lineRule="auto"/>
              <w:ind w:firstLine="0"/>
              <w:jc w:val="center"/>
              <w:rPr/>
            </w:pPr>
            <w:r w:rsidDel="00000000" w:rsidR="00000000" w:rsidRPr="00000000">
              <w:rPr>
                <w:b w:val="1"/>
                <w:bCs w:val="1"/>
                <w:rtl w:val="0"/>
              </w:rPr>
              <w:t xml:space="preserve">Phân 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after="120" w:before="240" w:lineRule="auto"/>
              <w:ind w:firstLine="0"/>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after="120" w:before="240" w:lineRule="auto"/>
              <w:ind w:firstLine="0"/>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after="120" w:before="240" w:lineRule="auto"/>
              <w:ind w:firstLine="0"/>
              <w:rPr/>
            </w:pPr>
            <w:r w:rsidDel="00000000" w:rsidR="00000000" w:rsidRPr="00000000">
              <w:rPr>
                <w:rtl w:val="0"/>
              </w:rPr>
              <w:t xml:space="preserve">Chức năng tạo công việc và giao việc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after="120" w:before="240" w:lineRule="auto"/>
              <w:ind w:firstLine="0"/>
              <w:rPr/>
            </w:pPr>
            <w:r w:rsidDel="00000000" w:rsidR="00000000" w:rsidRPr="00000000">
              <w:rPr>
                <w:rtl w:val="0"/>
              </w:rPr>
              <w:t xml:space="preserve">Nghiệp vụ cốt lõi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after="120" w:before="240" w:lineRule="auto"/>
              <w:ind w:firstLine="0"/>
              <w:rPr/>
            </w:pPr>
            <w:r w:rsidDel="00000000" w:rsidR="00000000" w:rsidRPr="00000000">
              <w:rPr>
                <w:rtl w:val="0"/>
              </w:rPr>
              <w:t xml:space="preserve">Quản lý tạo task, nhập mô tả, deadline, độ ưu tiên, độ khó và chỉ định người phụ trách.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after="120" w:before="240" w:lineRule="auto"/>
              <w:ind w:firstLine="0"/>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after="120" w:before="240" w:lineRule="auto"/>
              <w:ind w:firstLine="0"/>
              <w:rPr/>
            </w:pPr>
            <w:r w:rsidDel="00000000" w:rsidR="00000000" w:rsidRPr="00000000">
              <w:rPr>
                <w:rtl w:val="0"/>
              </w:rPr>
              <w:t xml:space="preserve">Chức năng cập nhật trạng thái công việc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after="120" w:before="240" w:lineRule="auto"/>
              <w:ind w:firstLine="0"/>
              <w:rPr/>
            </w:pPr>
            <w:r w:rsidDel="00000000" w:rsidR="00000000" w:rsidRPr="00000000">
              <w:rPr>
                <w:rtl w:val="0"/>
              </w:rPr>
              <w:t xml:space="preserve">Nghiệp vụ cốt lõi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after="120" w:before="240" w:lineRule="auto"/>
              <w:ind w:firstLine="0"/>
              <w:rPr/>
            </w:pPr>
            <w:r w:rsidDel="00000000" w:rsidR="00000000" w:rsidRPr="00000000">
              <w:rPr>
                <w:rtl w:val="0"/>
              </w:rPr>
              <w:t xml:space="preserve">Nhân viên cập nhật trạng thái theo vòng đời công việc: To-do, Doing, Done.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after="120" w:before="240" w:lineRule="auto"/>
              <w:ind w:firstLine="0"/>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after="120" w:before="240" w:lineRule="auto"/>
              <w:ind w:firstLine="0"/>
              <w:rPr/>
            </w:pPr>
            <w:r w:rsidDel="00000000" w:rsidR="00000000" w:rsidRPr="00000000">
              <w:rPr>
                <w:rtl w:val="0"/>
              </w:rPr>
              <w:t xml:space="preserve">Chức năng điều phối công việc theo mô hình Kanban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after="120" w:before="240" w:lineRule="auto"/>
              <w:ind w:firstLine="0"/>
              <w:rPr/>
            </w:pPr>
            <w:r w:rsidDel="00000000" w:rsidR="00000000" w:rsidRPr="00000000">
              <w:rPr>
                <w:rtl w:val="0"/>
              </w:rPr>
              <w:t xml:space="preserve">Điều hành công việc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after="120" w:before="240" w:lineRule="auto"/>
              <w:ind w:firstLine="0"/>
              <w:rPr/>
            </w:pPr>
            <w:r w:rsidDel="00000000" w:rsidR="00000000" w:rsidRPr="00000000">
              <w:rPr>
                <w:rtl w:val="0"/>
              </w:rPr>
              <w:t xml:space="preserve">Hỗ trợ hiển thị trực quan công việc, kéo thả và theo dõi tiến độ thời gian thực.</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after="120" w:before="240" w:lineRule="auto"/>
              <w:ind w:firstLine="0"/>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120" w:before="240" w:lineRule="auto"/>
              <w:ind w:firstLine="0"/>
              <w:rPr/>
            </w:pPr>
            <w:r w:rsidDel="00000000" w:rsidR="00000000" w:rsidRPr="00000000">
              <w:rPr>
                <w:rtl w:val="0"/>
              </w:rPr>
              <w:t xml:space="preserve">Chức năng chuyển giao / tái phân công công việc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after="120" w:before="240" w:lineRule="auto"/>
              <w:ind w:firstLine="0"/>
              <w:rPr/>
            </w:pPr>
            <w:r w:rsidDel="00000000" w:rsidR="00000000" w:rsidRPr="00000000">
              <w:rPr>
                <w:rtl w:val="0"/>
              </w:rPr>
              <w:t xml:space="preserve">Điều phối nguồn lực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120" w:before="240" w:lineRule="auto"/>
              <w:ind w:firstLine="0"/>
              <w:rPr/>
            </w:pPr>
            <w:r w:rsidDel="00000000" w:rsidR="00000000" w:rsidRPr="00000000">
              <w:rPr>
                <w:rtl w:val="0"/>
              </w:rPr>
              <w:t xml:space="preserve">Cho phép thay đổi người phụ trách trong các trường hợp điều chỉnh kế hoạch hoặc thay đổi nhân sự.</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120" w:before="240" w:lineRule="auto"/>
              <w:ind w:firstLine="0"/>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after="120" w:before="240" w:lineRule="auto"/>
              <w:ind w:firstLine="0"/>
              <w:rPr/>
            </w:pPr>
            <w:r w:rsidDel="00000000" w:rsidR="00000000" w:rsidRPr="00000000">
              <w:rPr>
                <w:rtl w:val="0"/>
              </w:rPr>
              <w:t xml:space="preserve">Chức năng phối hợp và phân phối công việc liên đơn vị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after="120" w:before="240" w:lineRule="auto"/>
              <w:ind w:firstLine="0"/>
              <w:rPr/>
            </w:pPr>
            <w:r w:rsidDel="00000000" w:rsidR="00000000" w:rsidRPr="00000000">
              <w:rPr>
                <w:rtl w:val="0"/>
              </w:rPr>
              <w:t xml:space="preserve">Liên phòng ban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after="120" w:before="240" w:lineRule="auto"/>
              <w:ind w:firstLine="0"/>
              <w:rPr/>
            </w:pPr>
            <w:r w:rsidDel="00000000" w:rsidR="00000000" w:rsidRPr="00000000">
              <w:rPr>
                <w:rtl w:val="0"/>
              </w:rPr>
              <w:t xml:space="preserve">Hỗ trợ các task có sự tham gia của nhiều bộ phận hoặc nhiều nhóm chức năng.</w:t>
            </w:r>
          </w:p>
        </w:tc>
      </w:tr>
    </w:tbl>
    <w:p w:rsidR="00000000" w:rsidDel="00000000" w:rsidP="00000000" w:rsidRDefault="00000000" w:rsidRPr="00000000" w14:paraId="00000181">
      <w:pPr>
        <w:pStyle w:val="Heading3"/>
        <w:keepNext w:val="0"/>
        <w:keepLines w:val="0"/>
        <w:spacing w:after="80" w:before="280" w:line="278.00000000000006" w:lineRule="auto"/>
        <w:ind w:left="0" w:firstLine="0"/>
        <w:jc w:val="both"/>
        <w:rPr>
          <w:b w:val="1"/>
          <w:bCs w:val="1"/>
          <w:sz w:val="26"/>
          <w:szCs w:val="26"/>
        </w:rPr>
      </w:pPr>
      <w:bookmarkStart w:colFirst="0" w:colLast="0" w:name="_ap6iqk4cfr6a" w:id="39"/>
      <w:bookmarkEnd w:id="39"/>
      <w:r w:rsidDel="00000000" w:rsidR="00000000" w:rsidRPr="00000000">
        <w:rPr>
          <w:b w:val="1"/>
          <w:bCs w:val="1"/>
          <w:sz w:val="26"/>
          <w:szCs w:val="26"/>
          <w:rtl w:val="0"/>
        </w:rPr>
        <w:t xml:space="preserve">1.4. Quản lý KPI và đánh giá hiệu suất</w:t>
      </w:r>
    </w:p>
    <w:tbl>
      <w:tblPr>
        <w:tblStyle w:val="Table8"/>
        <w:tblW w:w="9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825"/>
        <w:gridCol w:w="1460"/>
        <w:gridCol w:w="4565"/>
        <w:tblGridChange w:id="0">
          <w:tblGrid>
            <w:gridCol w:w="680"/>
            <w:gridCol w:w="2825"/>
            <w:gridCol w:w="1460"/>
            <w:gridCol w:w="45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after="120" w:before="240" w:lineRule="auto"/>
              <w:ind w:firstLine="0"/>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after="120" w:before="240" w:lineRule="auto"/>
              <w:ind w:firstLine="0"/>
              <w:jc w:val="center"/>
              <w:rPr/>
            </w:pPr>
            <w:r w:rsidDel="00000000" w:rsidR="00000000" w:rsidRPr="00000000">
              <w:rPr>
                <w:b w:val="1"/>
                <w:bCs w:val="1"/>
                <w:rtl w:val="0"/>
              </w:rPr>
              <w:t xml:space="preserve">Yêu cầu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after="120" w:before="240" w:lineRule="auto"/>
              <w:ind w:firstLine="0"/>
              <w:jc w:val="center"/>
              <w:rPr/>
            </w:pPr>
            <w:r w:rsidDel="00000000" w:rsidR="00000000" w:rsidRPr="00000000">
              <w:rPr>
                <w:b w:val="1"/>
                <w:bCs w:val="1"/>
                <w:rtl w:val="0"/>
              </w:rPr>
              <w:t xml:space="preserve">Phân 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after="120" w:before="240" w:lineRule="auto"/>
              <w:ind w:firstLine="0"/>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1442.67903645832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after="120" w:before="240" w:lineRule="auto"/>
              <w:ind w:firstLine="0"/>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after="120" w:before="240" w:lineRule="auto"/>
              <w:ind w:firstLine="0"/>
              <w:rPr/>
            </w:pPr>
            <w:r w:rsidDel="00000000" w:rsidR="00000000" w:rsidRPr="00000000">
              <w:rPr>
                <w:rtl w:val="0"/>
              </w:rPr>
              <w:t xml:space="preserve">Chức năng thiết lập tiêu chí đánh giá KPI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after="120" w:before="240" w:lineRule="auto"/>
              <w:ind w:firstLine="0"/>
              <w:rPr/>
            </w:pPr>
            <w:r w:rsidDel="00000000" w:rsidR="00000000" w:rsidRPr="00000000">
              <w:rPr>
                <w:rtl w:val="0"/>
              </w:rPr>
              <w:t xml:space="preserve">Quản trị nghiệp vụ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after="120" w:before="240" w:lineRule="auto"/>
              <w:ind w:firstLine="0"/>
              <w:rPr/>
            </w:pPr>
            <w:r w:rsidDel="00000000" w:rsidR="00000000" w:rsidRPr="00000000">
              <w:rPr>
                <w:rtl w:val="0"/>
              </w:rPr>
              <w:t xml:space="preserve">Cho phép Quản lý định nghĩa quy tắc, trọng số và cách tính điểm KPI.</w:t>
            </w:r>
          </w:p>
        </w:tc>
      </w:tr>
      <w:tr>
        <w:trPr>
          <w:cantSplit w:val="0"/>
          <w:trHeight w:val="1879.0185546875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after="120" w:before="240" w:lineRule="auto"/>
              <w:ind w:firstLine="0"/>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spacing w:after="120" w:before="240" w:lineRule="auto"/>
              <w:ind w:firstLine="0"/>
              <w:rPr/>
            </w:pPr>
            <w:r w:rsidDel="00000000" w:rsidR="00000000" w:rsidRPr="00000000">
              <w:rPr>
                <w:rtl w:val="0"/>
              </w:rPr>
              <w:t xml:space="preserve">Chức năng tính toán điểm KPI tự động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after="120" w:before="240" w:lineRule="auto"/>
              <w:ind w:firstLine="0"/>
              <w:rPr/>
            </w:pPr>
            <w:r w:rsidDel="00000000" w:rsidR="00000000" w:rsidRPr="00000000">
              <w:rPr>
                <w:rtl w:val="0"/>
              </w:rPr>
              <w:t xml:space="preserve">Xử lý nghiệp vụ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after="120" w:before="240" w:lineRule="auto"/>
              <w:ind w:firstLine="0"/>
              <w:rPr/>
            </w:pPr>
            <w:r w:rsidDel="00000000" w:rsidR="00000000" w:rsidRPr="00000000">
              <w:rPr>
                <w:rtl w:val="0"/>
              </w:rPr>
              <w:t xml:space="preserve">Hệ thống tự động tổng hợp task đúng hạn, trễ hạn, quá hạn chưa hoàn thành để tính KPI.</w:t>
            </w:r>
          </w:p>
        </w:tc>
      </w:tr>
      <w:tr>
        <w:trPr>
          <w:cantSplit w:val="0"/>
          <w:trHeight w:val="2029.0185546875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after="120" w:before="240" w:lineRule="auto"/>
              <w:ind w:firstLine="0"/>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after="120" w:before="240" w:lineRule="auto"/>
              <w:ind w:firstLine="0"/>
              <w:rPr/>
            </w:pPr>
            <w:r w:rsidDel="00000000" w:rsidR="00000000" w:rsidRPr="00000000">
              <w:rPr>
                <w:rtl w:val="0"/>
              </w:rPr>
              <w:t xml:space="preserve">Chức năng rà soát, xác nhận và điều chỉnh ngoại lệ KPI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after="120" w:before="240" w:lineRule="auto"/>
              <w:ind w:firstLine="0"/>
              <w:rPr/>
            </w:pPr>
            <w:r w:rsidDel="00000000" w:rsidR="00000000" w:rsidRPr="00000000">
              <w:rPr>
                <w:rtl w:val="0"/>
              </w:rPr>
              <w:t xml:space="preserve">Kiểm soát nghiệp vụ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after="120" w:before="240" w:lineRule="auto"/>
              <w:ind w:firstLine="0"/>
              <w:rPr/>
            </w:pPr>
            <w:r w:rsidDel="00000000" w:rsidR="00000000" w:rsidRPr="00000000">
              <w:rPr>
                <w:rtl w:val="0"/>
              </w:rPr>
              <w:t xml:space="preserve">Thực hiện theo cơ chế human-in-the-loop, bảo đảm tính linh hoạt và công bằng trong đánh giá.</w:t>
            </w:r>
          </w:p>
        </w:tc>
      </w:tr>
    </w:tbl>
    <w:p w:rsidR="00000000" w:rsidDel="00000000" w:rsidP="00000000" w:rsidRDefault="00000000" w:rsidRPr="00000000" w14:paraId="00000192">
      <w:pPr>
        <w:pStyle w:val="Heading3"/>
        <w:keepNext w:val="0"/>
        <w:keepLines w:val="0"/>
        <w:spacing w:after="80" w:before="280" w:line="278.00000000000006" w:lineRule="auto"/>
        <w:ind w:left="0" w:firstLine="0"/>
        <w:jc w:val="both"/>
        <w:rPr>
          <w:b w:val="1"/>
          <w:bCs w:val="1"/>
          <w:sz w:val="26"/>
          <w:szCs w:val="26"/>
        </w:rPr>
      </w:pPr>
      <w:bookmarkStart w:colFirst="0" w:colLast="0" w:name="_1q3j9c1rlwyj" w:id="40"/>
      <w:bookmarkEnd w:id="40"/>
      <w:r w:rsidDel="00000000" w:rsidR="00000000" w:rsidRPr="00000000">
        <w:rPr>
          <w:rtl w:val="0"/>
        </w:rPr>
      </w:r>
    </w:p>
    <w:p w:rsidR="00000000" w:rsidDel="00000000" w:rsidP="00000000" w:rsidRDefault="00000000" w:rsidRPr="00000000" w14:paraId="00000193">
      <w:pPr>
        <w:pStyle w:val="Heading3"/>
        <w:keepNext w:val="0"/>
        <w:keepLines w:val="0"/>
        <w:spacing w:after="80" w:before="280" w:line="278.00000000000006" w:lineRule="auto"/>
        <w:ind w:left="0" w:firstLine="0"/>
        <w:jc w:val="both"/>
        <w:rPr>
          <w:b w:val="1"/>
          <w:bCs w:val="1"/>
          <w:sz w:val="26"/>
          <w:szCs w:val="26"/>
        </w:rPr>
      </w:pPr>
      <w:bookmarkStart w:colFirst="0" w:colLast="0" w:name="_2qzkeyhgoq9" w:id="41"/>
      <w:bookmarkEnd w:id="41"/>
      <w:r w:rsidDel="00000000" w:rsidR="00000000" w:rsidRPr="00000000">
        <w:rPr>
          <w:b w:val="1"/>
          <w:bCs w:val="1"/>
          <w:sz w:val="26"/>
          <w:szCs w:val="26"/>
          <w:rtl w:val="0"/>
        </w:rPr>
        <w:t xml:space="preserve">1.5. Nhắc việc, cảnh báo và hỗ trợ vận hành thông minh</w:t>
      </w:r>
    </w:p>
    <w:tbl>
      <w:tblPr>
        <w:tblStyle w:val="Table9"/>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2880"/>
        <w:gridCol w:w="1420.0000000000002"/>
        <w:gridCol w:w="4535"/>
        <w:tblGridChange w:id="0">
          <w:tblGrid>
            <w:gridCol w:w="675"/>
            <w:gridCol w:w="2880"/>
            <w:gridCol w:w="1420.0000000000002"/>
            <w:gridCol w:w="45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after="120" w:before="240" w:lineRule="auto"/>
              <w:ind w:firstLine="0"/>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after="120" w:before="240" w:lineRule="auto"/>
              <w:ind w:firstLine="0"/>
              <w:jc w:val="center"/>
              <w:rPr/>
            </w:pPr>
            <w:r w:rsidDel="00000000" w:rsidR="00000000" w:rsidRPr="00000000">
              <w:rPr>
                <w:b w:val="1"/>
                <w:bCs w:val="1"/>
                <w:rtl w:val="0"/>
              </w:rPr>
              <w:t xml:space="preserve">Yêu cầu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after="120" w:before="240" w:lineRule="auto"/>
              <w:ind w:firstLine="0"/>
              <w:jc w:val="center"/>
              <w:rPr/>
            </w:pPr>
            <w:r w:rsidDel="00000000" w:rsidR="00000000" w:rsidRPr="00000000">
              <w:rPr>
                <w:b w:val="1"/>
                <w:bCs w:val="1"/>
                <w:rtl w:val="0"/>
              </w:rPr>
              <w:t xml:space="preserve">Phân 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after="120" w:before="240" w:lineRule="auto"/>
              <w:ind w:firstLine="0"/>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1663.33333333333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after="120" w:before="240" w:lineRule="auto"/>
              <w:ind w:firstLine="0"/>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after="120" w:before="240" w:lineRule="auto"/>
              <w:ind w:firstLine="0"/>
              <w:rPr/>
            </w:pPr>
            <w:r w:rsidDel="00000000" w:rsidR="00000000" w:rsidRPr="00000000">
              <w:rPr>
                <w:rtl w:val="0"/>
              </w:rPr>
              <w:t xml:space="preserve">Chức năng nhắc việc tự động qua Bot / thông báo Teams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after="120" w:before="240" w:lineRule="auto"/>
              <w:ind w:firstLine="0"/>
              <w:rPr/>
            </w:pPr>
            <w:r w:rsidDel="00000000" w:rsidR="00000000" w:rsidRPr="00000000">
              <w:rPr>
                <w:rtl w:val="0"/>
              </w:rPr>
              <w:t xml:space="preserve">Tự động hóa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120" w:before="240" w:lineRule="auto"/>
              <w:ind w:firstLine="0"/>
              <w:rPr/>
            </w:pPr>
            <w:r w:rsidDel="00000000" w:rsidR="00000000" w:rsidRPr="00000000">
              <w:rPr>
                <w:rtl w:val="0"/>
              </w:rPr>
              <w:t xml:space="preserve">Cảnh báo người phụ trách khi công việc sắp đến hạn hoặc có nguy cơ trễ tiến độ.</w:t>
            </w:r>
          </w:p>
        </w:tc>
      </w:tr>
      <w:tr>
        <w:trPr>
          <w:cantSplit w:val="0"/>
          <w:trHeight w:val="1679.01855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after="120" w:before="240" w:lineRule="auto"/>
              <w:ind w:firstLine="0"/>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after="120" w:before="240" w:lineRule="auto"/>
              <w:ind w:firstLine="0"/>
              <w:rPr/>
            </w:pPr>
            <w:r w:rsidDel="00000000" w:rsidR="00000000" w:rsidRPr="00000000">
              <w:rPr>
                <w:rtl w:val="0"/>
              </w:rPr>
              <w:t xml:space="preserve">Chức năng hỗ trợ theo dõi tiến độ và phát hiện bất thường dữ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after="120" w:before="240" w:lineRule="auto"/>
              <w:ind w:firstLine="0"/>
              <w:rPr/>
            </w:pPr>
            <w:r w:rsidDel="00000000" w:rsidR="00000000" w:rsidRPr="00000000">
              <w:rPr>
                <w:rtl w:val="0"/>
              </w:rPr>
              <w:t xml:space="preserve">Hỗ trợ thông minh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after="120" w:before="240" w:lineRule="auto"/>
              <w:ind w:firstLine="0"/>
              <w:rPr/>
            </w:pPr>
            <w:r w:rsidDel="00000000" w:rsidR="00000000" w:rsidRPr="00000000">
              <w:rPr>
                <w:rtl w:val="0"/>
              </w:rPr>
              <w:t xml:space="preserve">Hệ thống hỗ trợ rà soát tiến độ, phát hiện task tồn đọng hoặc dữ liệu KPI bất thường.</w:t>
            </w:r>
          </w:p>
        </w:tc>
      </w:tr>
    </w:tbl>
    <w:p w:rsidR="00000000" w:rsidDel="00000000" w:rsidP="00000000" w:rsidRDefault="00000000" w:rsidRPr="00000000" w14:paraId="000001A0">
      <w:pPr>
        <w:pStyle w:val="Heading3"/>
        <w:keepNext w:val="0"/>
        <w:keepLines w:val="0"/>
        <w:spacing w:after="80" w:before="280" w:line="278.00000000000006" w:lineRule="auto"/>
        <w:ind w:left="0" w:firstLine="0"/>
        <w:jc w:val="both"/>
        <w:rPr>
          <w:b w:val="1"/>
          <w:bCs w:val="1"/>
          <w:sz w:val="26"/>
          <w:szCs w:val="26"/>
        </w:rPr>
      </w:pPr>
      <w:bookmarkStart w:colFirst="0" w:colLast="0" w:name="_d388qby9iz3" w:id="42"/>
      <w:bookmarkEnd w:id="42"/>
      <w:r w:rsidDel="00000000" w:rsidR="00000000" w:rsidRPr="00000000">
        <w:rPr>
          <w:rtl w:val="0"/>
        </w:rPr>
      </w:r>
    </w:p>
    <w:p w:rsidR="00000000" w:rsidDel="00000000" w:rsidP="00000000" w:rsidRDefault="00000000" w:rsidRPr="00000000" w14:paraId="000001A1">
      <w:pPr>
        <w:pStyle w:val="Heading3"/>
        <w:keepNext w:val="0"/>
        <w:keepLines w:val="0"/>
        <w:spacing w:after="80" w:before="280" w:line="278.00000000000006" w:lineRule="auto"/>
        <w:ind w:left="0" w:firstLine="0"/>
        <w:jc w:val="both"/>
        <w:rPr>
          <w:b w:val="1"/>
          <w:bCs w:val="1"/>
          <w:sz w:val="26"/>
          <w:szCs w:val="26"/>
        </w:rPr>
      </w:pPr>
      <w:bookmarkStart w:colFirst="0" w:colLast="0" w:name="_swuq9iin4acr" w:id="43"/>
      <w:bookmarkEnd w:id="43"/>
      <w:r w:rsidDel="00000000" w:rsidR="00000000" w:rsidRPr="00000000">
        <w:rPr>
          <w:b w:val="1"/>
          <w:bCs w:val="1"/>
          <w:sz w:val="26"/>
          <w:szCs w:val="26"/>
          <w:rtl w:val="0"/>
        </w:rPr>
        <w:t xml:space="preserve">1.6. Dashboard, báo cáo và khai thác dữ liệu quản trị</w:t>
      </w:r>
    </w:p>
    <w:tbl>
      <w:tblPr>
        <w:tblStyle w:val="Table10"/>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3230"/>
        <w:gridCol w:w="1460"/>
        <w:gridCol w:w="4175"/>
        <w:tblGridChange w:id="0">
          <w:tblGrid>
            <w:gridCol w:w="680"/>
            <w:gridCol w:w="3230"/>
            <w:gridCol w:w="1460"/>
            <w:gridCol w:w="41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after="120" w:before="240" w:lineRule="auto"/>
              <w:ind w:firstLine="0"/>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after="120" w:before="240" w:lineRule="auto"/>
              <w:ind w:firstLine="0"/>
              <w:jc w:val="center"/>
              <w:rPr/>
            </w:pPr>
            <w:r w:rsidDel="00000000" w:rsidR="00000000" w:rsidRPr="00000000">
              <w:rPr>
                <w:b w:val="1"/>
                <w:bCs w:val="1"/>
                <w:rtl w:val="0"/>
              </w:rPr>
              <w:t xml:space="preserve">Yêu cầu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after="120" w:before="240" w:lineRule="auto"/>
              <w:ind w:firstLine="0"/>
              <w:jc w:val="center"/>
              <w:rPr/>
            </w:pPr>
            <w:r w:rsidDel="00000000" w:rsidR="00000000" w:rsidRPr="00000000">
              <w:rPr>
                <w:b w:val="1"/>
                <w:bCs w:val="1"/>
                <w:rtl w:val="0"/>
              </w:rPr>
              <w:t xml:space="preserve">Phân 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after="120" w:before="240" w:lineRule="auto"/>
              <w:ind w:firstLine="0"/>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spacing w:after="120" w:before="240" w:lineRule="auto"/>
              <w:ind w:firstLine="0"/>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after="120" w:before="240" w:lineRule="auto"/>
              <w:ind w:firstLine="0"/>
              <w:rPr/>
            </w:pPr>
            <w:r w:rsidDel="00000000" w:rsidR="00000000" w:rsidRPr="00000000">
              <w:rPr>
                <w:rtl w:val="0"/>
              </w:rPr>
              <w:t xml:space="preserve">Chức năng hiển thị Dashboard hiệu suất tổng hợp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after="120" w:before="240" w:lineRule="auto"/>
              <w:ind w:firstLine="0"/>
              <w:rPr/>
            </w:pPr>
            <w:r w:rsidDel="00000000" w:rsidR="00000000" w:rsidRPr="00000000">
              <w:rPr>
                <w:rtl w:val="0"/>
              </w:rPr>
              <w:t xml:space="preserve">Giám sát / Điều hành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after="120" w:before="240" w:lineRule="auto"/>
              <w:ind w:firstLine="0"/>
              <w:rPr/>
            </w:pPr>
            <w:r w:rsidDel="00000000" w:rsidR="00000000" w:rsidRPr="00000000">
              <w:rPr>
                <w:rtl w:val="0"/>
              </w:rPr>
              <w:t xml:space="preserve">Hiển thị tình hình công việc, KPI cá nhân, phòng ban, dự án dưới dạng trực quan.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after="120" w:before="240" w:lineRule="auto"/>
              <w:ind w:firstLine="0"/>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after="120" w:before="240" w:lineRule="auto"/>
              <w:ind w:firstLine="0"/>
              <w:rPr/>
            </w:pPr>
            <w:r w:rsidDel="00000000" w:rsidR="00000000" w:rsidRPr="00000000">
              <w:rPr>
                <w:rtl w:val="0"/>
              </w:rPr>
              <w:t xml:space="preserve">Chức năng thống kê, tổng hợp và kết xuất báo cáo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after="120" w:before="240" w:lineRule="auto"/>
              <w:ind w:firstLine="0"/>
              <w:rPr/>
            </w:pPr>
            <w:r w:rsidDel="00000000" w:rsidR="00000000" w:rsidRPr="00000000">
              <w:rPr>
                <w:rtl w:val="0"/>
              </w:rPr>
              <w:t xml:space="preserve">Báo cáo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after="120" w:before="240" w:lineRule="auto"/>
              <w:ind w:firstLine="0"/>
              <w:rPr/>
            </w:pPr>
            <w:r w:rsidDel="00000000" w:rsidR="00000000" w:rsidRPr="00000000">
              <w:rPr>
                <w:rtl w:val="0"/>
              </w:rPr>
              <w:t xml:space="preserve">Cho phép kết xuất dữ liệu ra các định dạng thông dụng như Excel, PDF.</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spacing w:after="120" w:before="240" w:lineRule="auto"/>
              <w:ind w:firstLine="0"/>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after="120" w:before="240" w:lineRule="auto"/>
              <w:ind w:firstLine="0"/>
              <w:rPr/>
            </w:pPr>
            <w:r w:rsidDel="00000000" w:rsidR="00000000" w:rsidRPr="00000000">
              <w:rPr>
                <w:rtl w:val="0"/>
              </w:rPr>
              <w:t xml:space="preserve">Chức năng tra cứu kép dữ liệu vận hành và dữ liệu KPI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after="120" w:before="240" w:lineRule="auto"/>
              <w:ind w:firstLine="0"/>
              <w:rPr/>
            </w:pPr>
            <w:r w:rsidDel="00000000" w:rsidR="00000000" w:rsidRPr="00000000">
              <w:rPr>
                <w:rtl w:val="0"/>
              </w:rPr>
              <w:t xml:space="preserve">Tra cứu / Phân tích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spacing w:after="120" w:before="240" w:lineRule="auto"/>
              <w:ind w:firstLine="0"/>
              <w:rPr/>
            </w:pPr>
            <w:r w:rsidDel="00000000" w:rsidR="00000000" w:rsidRPr="00000000">
              <w:rPr>
                <w:rtl w:val="0"/>
              </w:rPr>
              <w:t xml:space="preserve">Hỗ trợ người dùng quản lý tra cứu đồng thời thông tin task và thông tin hiệu suất.</w:t>
            </w:r>
          </w:p>
        </w:tc>
      </w:tr>
    </w:tbl>
    <w:p w:rsidR="00000000" w:rsidDel="00000000" w:rsidP="00000000" w:rsidRDefault="00000000" w:rsidRPr="00000000" w14:paraId="000001B2">
      <w:pPr>
        <w:pStyle w:val="Heading3"/>
        <w:keepNext w:val="0"/>
        <w:keepLines w:val="0"/>
        <w:spacing w:after="80" w:before="280" w:line="278.00000000000006" w:lineRule="auto"/>
        <w:ind w:left="0" w:firstLine="0"/>
        <w:jc w:val="both"/>
        <w:rPr>
          <w:b w:val="1"/>
          <w:bCs w:val="1"/>
          <w:sz w:val="26"/>
          <w:szCs w:val="26"/>
        </w:rPr>
      </w:pPr>
      <w:bookmarkStart w:colFirst="0" w:colLast="0" w:name="_q62720lai6bc" w:id="44"/>
      <w:bookmarkEnd w:id="44"/>
      <w:r w:rsidDel="00000000" w:rsidR="00000000" w:rsidRPr="00000000">
        <w:rPr>
          <w:b w:val="1"/>
          <w:bCs w:val="1"/>
          <w:sz w:val="26"/>
          <w:szCs w:val="26"/>
          <w:rtl w:val="0"/>
        </w:rPr>
        <w:t xml:space="preserve">1.7. Nhật ký hệ thống, tài liệu và chất lượng phần mềm</w:t>
      </w:r>
    </w:p>
    <w:tbl>
      <w:tblPr>
        <w:tblStyle w:val="Table11"/>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3005"/>
        <w:gridCol w:w="1475"/>
        <w:gridCol w:w="4400"/>
        <w:tblGridChange w:id="0">
          <w:tblGrid>
            <w:gridCol w:w="680"/>
            <w:gridCol w:w="3005"/>
            <w:gridCol w:w="1475"/>
            <w:gridCol w:w="44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after="120" w:before="240" w:lineRule="auto"/>
              <w:ind w:firstLine="0"/>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after="120" w:before="240" w:lineRule="auto"/>
              <w:ind w:firstLine="0"/>
              <w:jc w:val="center"/>
              <w:rPr/>
            </w:pPr>
            <w:r w:rsidDel="00000000" w:rsidR="00000000" w:rsidRPr="00000000">
              <w:rPr>
                <w:b w:val="1"/>
                <w:bCs w:val="1"/>
                <w:rtl w:val="0"/>
              </w:rPr>
              <w:t xml:space="preserve">Yêu cầu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after="120" w:before="240" w:lineRule="auto"/>
              <w:ind w:firstLine="0"/>
              <w:jc w:val="center"/>
              <w:rPr/>
            </w:pPr>
            <w:r w:rsidDel="00000000" w:rsidR="00000000" w:rsidRPr="00000000">
              <w:rPr>
                <w:b w:val="1"/>
                <w:bCs w:val="1"/>
                <w:rtl w:val="0"/>
              </w:rPr>
              <w:t xml:space="preserve">Phân 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after="120" w:before="240" w:lineRule="auto"/>
              <w:ind w:firstLine="0"/>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after="120" w:before="240" w:lineRule="auto"/>
              <w:ind w:firstLine="0"/>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after="120" w:before="240" w:lineRule="auto"/>
              <w:ind w:firstLine="0"/>
              <w:rPr/>
            </w:pPr>
            <w:r w:rsidDel="00000000" w:rsidR="00000000" w:rsidRPr="00000000">
              <w:rPr>
                <w:rtl w:val="0"/>
              </w:rPr>
              <w:t xml:space="preserve">Chức năng ghi nhận log API và audit trail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after="120" w:before="240" w:lineRule="auto"/>
              <w:ind w:firstLine="0"/>
              <w:rPr/>
            </w:pPr>
            <w:r w:rsidDel="00000000" w:rsidR="00000000" w:rsidRPr="00000000">
              <w:rPr>
                <w:rtl w:val="0"/>
              </w:rPr>
              <w:t xml:space="preserve">Giám sát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after="120" w:before="240" w:lineRule="auto"/>
              <w:ind w:firstLine="0"/>
              <w:rPr/>
            </w:pPr>
            <w:r w:rsidDel="00000000" w:rsidR="00000000" w:rsidRPr="00000000">
              <w:rPr>
                <w:rtl w:val="0"/>
              </w:rPr>
              <w:t xml:space="preserve">Ghi nhận lịch sử truy cập, thao tác và các sự kiện quan trọng phục vụ kiểm tra, đối soát.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after="120" w:before="240" w:lineRule="auto"/>
              <w:ind w:firstLine="0"/>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after="120" w:before="240" w:lineRule="auto"/>
              <w:ind w:firstLine="0"/>
              <w:rPr/>
            </w:pPr>
            <w:r w:rsidDel="00000000" w:rsidR="00000000" w:rsidRPr="00000000">
              <w:rPr>
                <w:rtl w:val="0"/>
              </w:rPr>
              <w:t xml:space="preserve">Chức năng tra cứu nhật ký và lịch sử hoạt động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after="120" w:before="240" w:lineRule="auto"/>
              <w:ind w:firstLine="0"/>
              <w:rPr/>
            </w:pPr>
            <w:r w:rsidDel="00000000" w:rsidR="00000000" w:rsidRPr="00000000">
              <w:rPr>
                <w:rtl w:val="0"/>
              </w:rPr>
              <w:t xml:space="preserve">Kiểm soát / Theo dõi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after="120" w:before="240" w:lineRule="auto"/>
              <w:ind w:firstLine="0"/>
              <w:rPr/>
            </w:pPr>
            <w:r w:rsidDel="00000000" w:rsidR="00000000" w:rsidRPr="00000000">
              <w:rPr>
                <w:rtl w:val="0"/>
              </w:rPr>
              <w:t xml:space="preserve">Hỗ trợ quản trị viên, PM/PMO, QA kiểm tra lịch sử vận hành hệ thống.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after="120" w:before="240" w:lineRule="auto"/>
              <w:ind w:firstLine="0"/>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spacing w:after="120" w:before="240" w:lineRule="auto"/>
              <w:ind w:firstLine="0"/>
              <w:rPr/>
            </w:pPr>
            <w:r w:rsidDel="00000000" w:rsidR="00000000" w:rsidRPr="00000000">
              <w:rPr>
                <w:rtl w:val="0"/>
              </w:rPr>
              <w:t xml:space="preserve">Chức năng quản lý hồ sơ tài liệu phần mềm / tài liệu dự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spacing w:after="120" w:before="240" w:lineRule="auto"/>
              <w:ind w:firstLine="0"/>
              <w:rPr/>
            </w:pPr>
            <w:r w:rsidDel="00000000" w:rsidR="00000000" w:rsidRPr="00000000">
              <w:rPr>
                <w:rtl w:val="0"/>
              </w:rPr>
              <w:t xml:space="preserve">Quản lý tài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after="120" w:before="240" w:lineRule="auto"/>
              <w:ind w:firstLine="0"/>
              <w:rPr/>
            </w:pPr>
            <w:r w:rsidDel="00000000" w:rsidR="00000000" w:rsidRPr="00000000">
              <w:rPr>
                <w:rtl w:val="0"/>
              </w:rPr>
              <w:t xml:space="preserve">Phục vụ lưu trữ hồ sơ PM, tài liệu kỹ thuật, tài liệu bàn giao liên quan đến dự án.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spacing w:after="120" w:before="240" w:lineRule="auto"/>
              <w:ind w:firstLine="0"/>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after="120" w:before="240" w:lineRule="auto"/>
              <w:ind w:firstLine="0"/>
              <w:rPr/>
            </w:pPr>
            <w:r w:rsidDel="00000000" w:rsidR="00000000" w:rsidRPr="00000000">
              <w:rPr>
                <w:rtl w:val="0"/>
              </w:rPr>
              <w:t xml:space="preserve">Chức năng hỗ trợ kiểm thử và đảm bảo chất lượng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after="120" w:before="240" w:lineRule="auto"/>
              <w:ind w:firstLine="0"/>
              <w:rPr/>
            </w:pPr>
            <w:r w:rsidDel="00000000" w:rsidR="00000000" w:rsidRPr="00000000">
              <w:rPr>
                <w:rtl w:val="0"/>
              </w:rPr>
              <w:t xml:space="preserve">Chất lượng phần mềm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after="120" w:before="240" w:lineRule="auto"/>
              <w:ind w:firstLine="0"/>
              <w:rPr/>
            </w:pPr>
            <w:r w:rsidDel="00000000" w:rsidR="00000000" w:rsidRPr="00000000">
              <w:rPr>
                <w:rtl w:val="0"/>
              </w:rPr>
              <w:t xml:space="preserve">Phục vụ đánh giá chức năng, kiểm tra độ đúng đắn nghiệp vụ và hỗ trợ nghiệm thu.</w:t>
            </w:r>
          </w:p>
        </w:tc>
      </w:tr>
    </w:tbl>
    <w:p w:rsidR="00000000" w:rsidDel="00000000" w:rsidP="00000000" w:rsidRDefault="00000000" w:rsidRPr="00000000" w14:paraId="000001C7">
      <w:pPr>
        <w:pStyle w:val="Heading2"/>
        <w:spacing w:after="120" w:before="120" w:line="276" w:lineRule="auto"/>
        <w:ind w:firstLine="0"/>
        <w:rPr>
          <w:b w:val="1"/>
          <w:bCs w:val="1"/>
          <w:sz w:val="28"/>
          <w:szCs w:val="28"/>
        </w:rPr>
      </w:pPr>
      <w:bookmarkStart w:colFirst="0" w:colLast="0" w:name="_3d8vlsugq85t" w:id="45"/>
      <w:bookmarkEnd w:id="45"/>
      <w:r w:rsidDel="00000000" w:rsidR="00000000" w:rsidRPr="00000000">
        <w:rPr>
          <w:b w:val="1"/>
          <w:bCs w:val="1"/>
          <w:sz w:val="28"/>
          <w:szCs w:val="28"/>
          <w:rtl w:val="0"/>
        </w:rPr>
        <w:t xml:space="preserve">2. Yêu cầu kiềm thử phần mềm</w:t>
      </w:r>
    </w:p>
    <w:p w:rsidR="00000000" w:rsidDel="00000000" w:rsidP="00000000" w:rsidRDefault="00000000" w:rsidRPr="00000000" w14:paraId="000001C8">
      <w:pPr>
        <w:rPr/>
      </w:pPr>
      <w:r w:rsidDel="00000000" w:rsidR="00000000" w:rsidRPr="00000000">
        <w:rPr>
          <w:rtl w:val="0"/>
        </w:rPr>
      </w:r>
    </w:p>
    <w:tbl>
      <w:tblPr>
        <w:tblStyle w:val="Table12"/>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765"/>
        <w:gridCol w:w="1325"/>
        <w:gridCol w:w="4775"/>
        <w:tblGridChange w:id="0">
          <w:tblGrid>
            <w:gridCol w:w="680"/>
            <w:gridCol w:w="2765"/>
            <w:gridCol w:w="1325"/>
            <w:gridCol w:w="47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jc w:val="center"/>
              <w:rPr/>
            </w:pPr>
            <w:r w:rsidDel="00000000" w:rsidR="00000000" w:rsidRPr="00000000">
              <w:rPr>
                <w:b w:val="1"/>
                <w:bCs w:val="1"/>
                <w:rtl w:val="0"/>
              </w:rPr>
              <w:t xml:space="preserve">Yêu cầu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jc w:val="center"/>
              <w:rPr/>
            </w:pPr>
            <w:r w:rsidDel="00000000" w:rsidR="00000000" w:rsidRPr="00000000">
              <w:rPr>
                <w:b w:val="1"/>
                <w:bCs w:val="1"/>
                <w:rtl w:val="0"/>
              </w:rPr>
              <w:t xml:space="preserve">Phân 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rtl w:val="0"/>
              </w:rPr>
              <w:t xml:space="preserve">Kiểm thử chức năng đăng nhập và xác thực người dùng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rtl w:val="0"/>
              </w:rPr>
              <w:t xml:space="preserve">Bảo mật /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rtl w:val="0"/>
              </w:rPr>
              <w:t xml:space="preserve">Bảo đảm người dùng đăng nhập thành công qua cơ chế tích hợp Microsoft Teams / SSO và hệ thống xử lý đúng các trường hợp xác thực thất bại.</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rtl w:val="0"/>
              </w:rPr>
              <w:t xml:space="preserve">Kiểm thử chức năng phân quyền truy cập theo vai trò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rtl w:val="0"/>
              </w:rPr>
              <w:t xml:space="preserve">Bảo mật / Quản trị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rtl w:val="0"/>
              </w:rPr>
              <w:t xml:space="preserve">Kiểm tra người dùng chỉ được truy cập các chức năng đúng với vai trò như Quản trị viên, Quản lý, Nhân viên, PM/PMO, Ban giám đốc.</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rtl w:val="0"/>
              </w:rPr>
              <w:t xml:space="preserve">Kiểm thử chức năng quản lý danh mục tổ chức và dữ liệu nền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rtl w:val="0"/>
              </w:rPr>
              <w:t xml:space="preserve">Dữ liệu / Chức năng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rtl w:val="0"/>
              </w:rPr>
              <w:t xml:space="preserve">Bảo đảm việc tạo, sửa, cập nhật phòng ban, dự án và dữ liệu nền được thực hiện chính xác, không sai lệch dữ liệu.</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rtl w:val="0"/>
              </w:rPr>
              <w:t xml:space="preserve">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rtl w:val="0"/>
              </w:rPr>
              <w:t xml:space="preserve">Kiểm thử chức năng quản lý dữ liệu mẫu (Sample Data / Mock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rtl w:val="0"/>
              </w:rPr>
              <w:t xml:space="preserve">Hỗ trợ triển khai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rtl w:val="0"/>
              </w:rPr>
              <w:t xml:space="preserve">Kiểm tra khả năng nạp, cập nhật và sử dụng dữ liệu mẫu phục vụ kiểm thử, demo và đánh giá luồng KPI.</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rtl w:val="0"/>
              </w:rPr>
              <w:t xml:space="preserve">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rtl w:val="0"/>
              </w:rPr>
              <w:t xml:space="preserve">Kiểm thử chức năng tạo công việc và giao việc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rtl w:val="0"/>
              </w:rPr>
              <w:t xml:space="preserve">Nghiệp vụ cốt lõi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rtl w:val="0"/>
              </w:rPr>
              <w:t xml:space="preserve">Kiểm tra đầy đủ luồng tạo task, nhập thông tin, gán người phụ trách, deadline, độ ưu tiên, độ khó và lưu dữ liệu thành công.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rtl w:val="0"/>
              </w:rPr>
              <w:t xml:space="preserve">66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rtl w:val="0"/>
              </w:rPr>
              <w:t xml:space="preserve">Kiểm thử chức năng cập nhật trạng thái công việc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rtl w:val="0"/>
              </w:rPr>
              <w:t xml:space="preserve">Nghiệp vụ cốt lõi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rtl w:val="0"/>
              </w:rPr>
              <w:t xml:space="preserve">Bảo đảm task được cập nhật đúng vòng đời To-do, Doing, Done và hệ thống ghi nhận chính xác lịch sử thay đổi.</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rtl w:val="0"/>
              </w:rPr>
              <w:t xml:space="preserve">77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rtl w:val="0"/>
              </w:rPr>
              <w:t xml:space="preserve">Kiểm thử chức năng điều phối công việc theo Kanban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rtl w:val="0"/>
              </w:rPr>
              <w:t xml:space="preserve">Giao diện / Nghiệp vụ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rtl w:val="0"/>
              </w:rPr>
              <w:t xml:space="preserve">Kiểm tra khả năng hiển thị, kéo thả và đồng bộ trạng thái task trên bảng Kanban theo thời gian thực.</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rtl w:val="0"/>
              </w:rPr>
              <w:t xml:space="preserve">88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rtl w:val="0"/>
              </w:rPr>
              <w:t xml:space="preserve">Kiểm thử chức năng chuyển giao / tái phân công công việc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rtl w:val="0"/>
              </w:rPr>
              <w:t xml:space="preserve">Điều phối nguồn lực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rtl w:val="0"/>
              </w:rPr>
              <w:t xml:space="preserve">Bảo đảm hệ thống cập nhật đúng người phụ trách mới, lưu lại lịch sử điều chuyển và gửi thông báo tới các bên liên quan.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rtl w:val="0"/>
              </w:rPr>
              <w:t xml:space="preserve">99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rtl w:val="0"/>
              </w:rPr>
              <w:t xml:space="preserve">Kiểm thử chức năng phối hợp công việc liên đơn vị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rtl w:val="0"/>
              </w:rPr>
              <w:t xml:space="preserve">Tích hợp nghiệp vụ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rtl w:val="0"/>
              </w:rPr>
              <w:t xml:space="preserve">Kiểm tra việc phân phối task giữa nhiều bộ phận, bảo đảm dữ liệu hiển thị và theo dõi đúng theo từng đơn vị tham gia.</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rtl w:val="0"/>
              </w:rPr>
              <w:t xml:space="preserve">111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rtl w:val="0"/>
              </w:rPr>
              <w:t xml:space="preserve">Kiểm thử chức năng thiết lập tiêu chí đánh giá KPI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rtl w:val="0"/>
              </w:rPr>
              <w:t xml:space="preserve">Quản trị nghiệp vụ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pPr>
            <w:r w:rsidDel="00000000" w:rsidR="00000000" w:rsidRPr="00000000">
              <w:rPr>
                <w:rtl w:val="0"/>
              </w:rPr>
              <w:t xml:space="preserve">Kiểm tra việc cấu hình công thức, trọng số và các quy tắc đánh giá KPI cho từng đối tượng hoặc nhóm công việc.</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pPr>
            <w:r w:rsidDel="00000000" w:rsidR="00000000" w:rsidRPr="00000000">
              <w:rPr>
                <w:rtl w:val="0"/>
              </w:rPr>
              <w:t xml:space="preserve">112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pPr>
            <w:r w:rsidDel="00000000" w:rsidR="00000000" w:rsidRPr="00000000">
              <w:rPr>
                <w:rtl w:val="0"/>
              </w:rPr>
              <w:t xml:space="preserve">Kiểm thử chức năng tính toán điểm KPI tự động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pPr>
            <w:r w:rsidDel="00000000" w:rsidR="00000000" w:rsidRPr="00000000">
              <w:rPr>
                <w:rtl w:val="0"/>
              </w:rPr>
              <w:t xml:space="preserve">Xử lý nghiệp vụ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pPr>
            <w:r w:rsidDel="00000000" w:rsidR="00000000" w:rsidRPr="00000000">
              <w:rPr>
                <w:rtl w:val="0"/>
              </w:rPr>
              <w:t xml:space="preserve">Bảo đảm hệ thống tính đúng điểm KPI dựa trên task hoàn thành đúng hạn, trễ hạn và quá hạn chưa hoàn thành.</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pPr>
            <w:r w:rsidDel="00000000" w:rsidR="00000000" w:rsidRPr="00000000">
              <w:rPr>
                <w:rtl w:val="0"/>
              </w:rPr>
              <w:t xml:space="preserve">113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rtl w:val="0"/>
              </w:rPr>
              <w:t xml:space="preserve">Kiểm thử chức năng rà soát và xử lý ngoại lệ KPI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rtl w:val="0"/>
              </w:rPr>
              <w:t xml:space="preserve">Kiểm soát nghiệp vụ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rtl w:val="0"/>
              </w:rPr>
              <w:t xml:space="preserve">Bảo đảm Quản lý có thể kiểm tra, phê duyệt hoặc điều chỉnh các trường hợp bất thường trước khi chốt KPI cuối cùng.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rtl w:val="0"/>
              </w:rPr>
              <w:t xml:space="preserve">114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rtl w:val="0"/>
              </w:rPr>
              <w:t xml:space="preserve">Kiểm thử chức năng Bot nhắc việc và cảnh báo deadline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rtl w:val="0"/>
              </w:rPr>
              <w:t xml:space="preserve">Tự động hóa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pPr>
            <w:r w:rsidDel="00000000" w:rsidR="00000000" w:rsidRPr="00000000">
              <w:rPr>
                <w:rtl w:val="0"/>
              </w:rPr>
              <w:t xml:space="preserve">Kiểm tra hệ thống phát hiện đúng task sắp đến hạn, quá hạn hoặc có nguy cơ chậm tiến độ và gửi cảnh báo đúng đối tượng.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ind w:firstLine="0"/>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rtl w:val="0"/>
              </w:rPr>
              <w:t xml:space="preserve">Kiểm thử chức năng tra cứu dữ liệu công việc và KPI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rtl w:val="0"/>
              </w:rPr>
              <w:t xml:space="preserve">Tra cứu / Phân tích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pPr>
            <w:r w:rsidDel="00000000" w:rsidR="00000000" w:rsidRPr="00000000">
              <w:rPr>
                <w:rtl w:val="0"/>
              </w:rPr>
              <w:t xml:space="preserve">Bảo đảm người dùng có thể tìm kiếm, lọc và xem đồng thời dữ liệu vận hành công việc và dữ liệu KPI liên quan.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rtl w:val="0"/>
              </w:rPr>
              <w:t xml:space="preserve">116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rtl w:val="0"/>
              </w:rPr>
              <w:t xml:space="preserve">Kiểm thử chức năng dashboard hiệu suất tổng hợp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pPr>
            <w:r w:rsidDel="00000000" w:rsidR="00000000" w:rsidRPr="00000000">
              <w:rPr>
                <w:rtl w:val="0"/>
              </w:rPr>
              <w:t xml:space="preserve">Báo cáo / Giám sát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rtl w:val="0"/>
              </w:rPr>
              <w:t xml:space="preserve">Kiểm tra độ chính xác của số liệu hiển thị trên dashboard theo cá nhân, phòng ban, dự án và toàn hệ thống.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ind w:firstLine="0"/>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pPr>
            <w:r w:rsidDel="00000000" w:rsidR="00000000" w:rsidRPr="00000000">
              <w:rPr>
                <w:rtl w:val="0"/>
              </w:rPr>
              <w:t xml:space="preserve">Kiểm thử chức năng thống kê và kết xuất báo cáo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pPr>
            <w:r w:rsidDel="00000000" w:rsidR="00000000" w:rsidRPr="00000000">
              <w:rPr>
                <w:rtl w:val="0"/>
              </w:rPr>
              <w:t xml:space="preserve">Báo cáo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rtl w:val="0"/>
              </w:rPr>
              <w:t xml:space="preserve">Bảo đảm dữ liệu báo cáo được tổng hợp đúng và có thể xuất ra các định dạng như Excel, PDF.</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pPr>
            <w:r w:rsidDel="00000000" w:rsidR="00000000" w:rsidRPr="00000000">
              <w:rPr>
                <w:rtl w:val="0"/>
              </w:rPr>
              <w:t xml:space="preserve">118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rtl w:val="0"/>
              </w:rPr>
              <w:t xml:space="preserve">Kiểm thử chức năng ghi log API và audit trail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pPr>
            <w:r w:rsidDel="00000000" w:rsidR="00000000" w:rsidRPr="00000000">
              <w:rPr>
                <w:rtl w:val="0"/>
              </w:rPr>
              <w:t xml:space="preserve">Giám sát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pPr>
            <w:r w:rsidDel="00000000" w:rsidR="00000000" w:rsidRPr="00000000">
              <w:rPr>
                <w:rtl w:val="0"/>
              </w:rPr>
              <w:t xml:space="preserve">Kiểm tra hệ thống có ghi nhận đầy đủ lịch sử truy cập, thao tác quan trọng và sự kiện phát sinh trong quá trình vận hành.</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rtl w:val="0"/>
              </w:rPr>
              <w:t xml:space="preserve">119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rtl w:val="0"/>
              </w:rPr>
              <w:t xml:space="preserve">Kiểm thử chức năng tra cứu nhật ký và lịch sử hoạt động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pPr>
            <w:r w:rsidDel="00000000" w:rsidR="00000000" w:rsidRPr="00000000">
              <w:rPr>
                <w:rtl w:val="0"/>
              </w:rPr>
              <w:t xml:space="preserve">Kiểm soát / Theo dõi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pPr>
            <w:r w:rsidDel="00000000" w:rsidR="00000000" w:rsidRPr="00000000">
              <w:rPr>
                <w:rtl w:val="0"/>
              </w:rPr>
              <w:t xml:space="preserve">Bảo đảm quản trị viên, PM/PMO hoặc QA có thể tra cứu lịch sử vận hành để phục vụ kiểm tra và đối soát.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pPr>
            <w:r w:rsidDel="00000000" w:rsidR="00000000" w:rsidRPr="00000000">
              <w:rPr>
                <w:rtl w:val="0"/>
              </w:rPr>
              <w:t xml:space="preserve">Kiểm thử chức năng quản lý tài liệu phần mềm và hồ sơ dự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rtl w:val="0"/>
              </w:rPr>
              <w:t xml:space="preserve">Quản lý tài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rtl w:val="0"/>
              </w:rPr>
              <w:t xml:space="preserve">Kiểm tra khả năng lưu trữ, cập nhật, truy xuất các tài liệu kỹ thuật, tài liệu PM và hồ sơ bàn giao của dự án.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rtl w:val="0"/>
              </w:rPr>
              <w:t xml:space="preserve">221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rtl w:val="0"/>
              </w:rPr>
              <w:t xml:space="preserve">Kiểm thử tích hợp toàn bộ luồng nghiệp vụ chính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rtl w:val="0"/>
              </w:rPr>
              <w:t xml:space="preserve">Tích hợp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rtl w:val="0"/>
              </w:rPr>
              <w:t xml:space="preserve">Kiểm tra luồng xuyên suốt từ đăng nhập, tạo task, cập nhật tiến độ, duyệt kết quả, tính KPI, nhắc việc, dashboard và báo cáo.</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rtl w:val="0"/>
              </w:rPr>
              <w:t xml:space="preserve">222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rtl w:val="0"/>
              </w:rPr>
              <w:t xml:space="preserve">Kiểm thử dữ liệu đầu vào và kết quả đầu 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rtl w:val="0"/>
              </w:rPr>
              <w:t xml:space="preserve">Chất lượng dữ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rtl w:val="0"/>
              </w:rPr>
              <w:t xml:space="preserve">Mỗi chức năng cần có dữ liệu hợp lệ, dữ liệu lỗi và dữ liệu biên để đánh giá độ chính xác của xử lý và tính đúng đắn của đầu ra.</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ind w:firstLine="0"/>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rtl w:val="0"/>
              </w:rPr>
              <w:t xml:space="preserve">Kiểm thử độ ổn định trước nghiệm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rtl w:val="0"/>
              </w:rPr>
              <w:t xml:space="preserve">Chất lượng phần mềm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rtl w:val="0"/>
              </w:rPr>
              <w:t xml:space="preserve">Bảo đảm hệ thống hoạt động ổn định, không phát sinh lỗi nghiêm trọng trước giai đoạn demo, nghiệm thu và bàn giao.</w:t>
            </w:r>
          </w:p>
        </w:tc>
      </w:tr>
    </w:tbl>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2"/>
        <w:ind w:firstLine="0"/>
        <w:rPr/>
      </w:pPr>
      <w:bookmarkStart w:colFirst="0" w:colLast="0" w:name="_piqdrzjjk545" w:id="46"/>
      <w:bookmarkEnd w:id="46"/>
      <w:r w:rsidDel="00000000" w:rsidR="00000000" w:rsidRPr="00000000">
        <w:rPr>
          <w:rtl w:val="0"/>
        </w:rPr>
        <w:t xml:space="preserve">3. Yêu cầu phi chức năng</w:t>
      </w:r>
    </w:p>
    <w:p w:rsidR="00000000" w:rsidDel="00000000" w:rsidP="00000000" w:rsidRDefault="00000000" w:rsidRPr="00000000" w14:paraId="00000227">
      <w:pPr>
        <w:rPr/>
      </w:pPr>
      <w:r w:rsidDel="00000000" w:rsidR="00000000" w:rsidRPr="00000000">
        <w:rPr>
          <w:rtl w:val="0"/>
        </w:rPr>
      </w:r>
    </w:p>
    <w:tbl>
      <w:tblPr>
        <w:tblStyle w:val="Table13"/>
        <w:tblW w:w="9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3965"/>
        <w:gridCol w:w="1370"/>
        <w:gridCol w:w="3515"/>
        <w:tblGridChange w:id="0">
          <w:tblGrid>
            <w:gridCol w:w="680"/>
            <w:gridCol w:w="3965"/>
            <w:gridCol w:w="1370"/>
            <w:gridCol w:w="35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jc w:val="left"/>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jc w:val="left"/>
              <w:rPr/>
            </w:pPr>
            <w:r w:rsidDel="00000000" w:rsidR="00000000" w:rsidRPr="00000000">
              <w:rPr>
                <w:b w:val="1"/>
                <w:bCs w:val="1"/>
                <w:rtl w:val="0"/>
              </w:rPr>
              <w:t xml:space="preserve">Yêu cầu phi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jc w:val="left"/>
              <w:rPr/>
            </w:pPr>
            <w:r w:rsidDel="00000000" w:rsidR="00000000" w:rsidRPr="00000000">
              <w:rPr>
                <w:b w:val="1"/>
                <w:bCs w:val="1"/>
                <w:rtl w:val="0"/>
              </w:rPr>
              <w:t xml:space="preserve">Phân 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jc w:val="left"/>
              <w:rPr/>
            </w:pPr>
            <w:r w:rsidDel="00000000" w:rsidR="00000000" w:rsidRPr="00000000">
              <w:rPr>
                <w:b w:val="1"/>
                <w:bCs w:val="1"/>
                <w:rtl w:val="0"/>
              </w:rPr>
              <w:t xml:space="preserve">Ghi chú</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jc w:val="left"/>
              <w:rPr/>
            </w:pPr>
            <w:r w:rsidDel="00000000" w:rsidR="00000000" w:rsidRPr="00000000">
              <w:rPr>
                <w:rtl w:val="0"/>
              </w:rPr>
              <w:t xml:space="preserve">Hệ thống phải bảo đảm xác thực người dùng an toàn thông qua cơ chế SSO hoặc tài khoản nội bộ tích hợp Microsoft Teams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jc w:val="left"/>
              <w:rPr/>
            </w:pPr>
            <w:r w:rsidDel="00000000" w:rsidR="00000000" w:rsidRPr="00000000">
              <w:rPr>
                <w:rtl w:val="0"/>
              </w:rPr>
              <w:t xml:space="preserve">Bảo mật / Xác thực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jc w:val="left"/>
              <w:rPr/>
            </w:pPr>
            <w:r w:rsidDel="00000000" w:rsidR="00000000" w:rsidRPr="00000000">
              <w:rPr>
                <w:rtl w:val="0"/>
              </w:rPr>
              <w:t xml:space="preserve">Giảm rủi ro truy cập trái phép và tăng tính thuận tiện khi sử dụng trong môi trường doanh nghiệp.</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jc w:val="left"/>
              <w:rPr/>
            </w:pPr>
            <w:r w:rsidDel="00000000" w:rsidR="00000000" w:rsidRPr="00000000">
              <w:rPr>
                <w:rtl w:val="0"/>
              </w:rPr>
              <w:t xml:space="preserve">Hệ thống phải kiểm soát truy cập theo vai trò người dùng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jc w:val="left"/>
              <w:rPr/>
            </w:pPr>
            <w:r w:rsidDel="00000000" w:rsidR="00000000" w:rsidRPr="00000000">
              <w:rPr>
                <w:rtl w:val="0"/>
              </w:rPr>
              <w:t xml:space="preserve">Bảo mật / Phân quyền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jc w:val="left"/>
              <w:rPr/>
            </w:pPr>
            <w:r w:rsidDel="00000000" w:rsidR="00000000" w:rsidRPr="00000000">
              <w:rPr>
                <w:rtl w:val="0"/>
              </w:rPr>
              <w:t xml:space="preserve">Mỗi vai trò chỉ được sử dụng các chức năng phù hợp với thẩm quyền đã được cấp.</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jc w:val="left"/>
              <w:rPr/>
            </w:pPr>
            <w:r w:rsidDel="00000000" w:rsidR="00000000" w:rsidRPr="00000000">
              <w:rPr>
                <w:rtl w:val="0"/>
              </w:rPr>
              <w:t xml:space="preserve">Dữ liệu quan trọng phải được bảo vệ khi lưu trữ và khi truyền tải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jc w:val="left"/>
              <w:rPr/>
            </w:pPr>
            <w:r w:rsidDel="00000000" w:rsidR="00000000" w:rsidRPr="00000000">
              <w:rPr>
                <w:rtl w:val="0"/>
              </w:rPr>
              <w:t xml:space="preserve">Bảo mật dữ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jc w:val="left"/>
              <w:rPr/>
            </w:pPr>
            <w:r w:rsidDel="00000000" w:rsidR="00000000" w:rsidRPr="00000000">
              <w:rPr>
                <w:rtl w:val="0"/>
              </w:rPr>
              <w:t xml:space="preserve">Áp dụng các cơ chế mã hóa, truyền dữ liệu an toàn và hạn chế lộ lọt thông tin nội bộ.</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pPr>
            <w:r w:rsidDel="00000000" w:rsidR="00000000" w:rsidRPr="00000000">
              <w:rPr>
                <w:rtl w:val="0"/>
              </w:rPr>
              <w:t xml:space="preserve">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jc w:val="left"/>
              <w:rPr/>
            </w:pPr>
            <w:r w:rsidDel="00000000" w:rsidR="00000000" w:rsidRPr="00000000">
              <w:rPr>
                <w:rtl w:val="0"/>
              </w:rPr>
              <w:t xml:space="preserve">Hệ thống phải ghi nhận nhật ký truy cập, thao tác và các sự kiện quan trọng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jc w:val="left"/>
              <w:rPr/>
            </w:pPr>
            <w:r w:rsidDel="00000000" w:rsidR="00000000" w:rsidRPr="00000000">
              <w:rPr>
                <w:rtl w:val="0"/>
              </w:rPr>
              <w:t xml:space="preserve">Giám sát / Audit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jc w:val="left"/>
              <w:rPr/>
            </w:pPr>
            <w:r w:rsidDel="00000000" w:rsidR="00000000" w:rsidRPr="00000000">
              <w:rPr>
                <w:rtl w:val="0"/>
              </w:rPr>
              <w:t xml:space="preserve">Phục vụ kiểm tra, đối soát, truy vết sự cố và đánh giá tính minh bạch trong vận hành.</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pPr>
            <w:r w:rsidDel="00000000" w:rsidR="00000000" w:rsidRPr="00000000">
              <w:rPr>
                <w:rtl w:val="0"/>
              </w:rPr>
              <w:t xml:space="preserve">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jc w:val="left"/>
              <w:rPr/>
            </w:pPr>
            <w:r w:rsidDel="00000000" w:rsidR="00000000" w:rsidRPr="00000000">
              <w:rPr>
                <w:rtl w:val="0"/>
              </w:rPr>
              <w:t xml:space="preserve">Cơ sở dữ liệu phải hỗ trợ sao lưu định kỳ và khôi phục khi có sự cố</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jc w:val="left"/>
              <w:rPr/>
            </w:pPr>
            <w:r w:rsidDel="00000000" w:rsidR="00000000" w:rsidRPr="00000000">
              <w:rPr>
                <w:rtl w:val="0"/>
              </w:rPr>
              <w:t xml:space="preserve">CSDL / An toàn dữ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jc w:val="left"/>
              <w:rPr/>
            </w:pPr>
            <w:r w:rsidDel="00000000" w:rsidR="00000000" w:rsidRPr="00000000">
              <w:rPr>
                <w:rtl w:val="0"/>
              </w:rPr>
              <w:t xml:space="preserve">Bảo đảm hạn chế mất mát dữ liệu công việc, KPI và nhật ký hệ thống.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pPr>
            <w:r w:rsidDel="00000000" w:rsidR="00000000" w:rsidRPr="00000000">
              <w:rPr>
                <w:rtl w:val="0"/>
              </w:rPr>
              <w:t xml:space="preserve">66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jc w:val="left"/>
              <w:rPr/>
            </w:pPr>
            <w:r w:rsidDel="00000000" w:rsidR="00000000" w:rsidRPr="00000000">
              <w:rPr>
                <w:rtl w:val="0"/>
              </w:rPr>
              <w:t xml:space="preserve">Dữ liệu phải bảo đảm tính toàn vẹn và nhất quán giữa các phân hệ</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jc w:val="left"/>
              <w:rPr/>
            </w:pPr>
            <w:r w:rsidDel="00000000" w:rsidR="00000000" w:rsidRPr="00000000">
              <w:rPr>
                <w:rtl w:val="0"/>
              </w:rPr>
              <w:t xml:space="preserve">Chất lượng dữ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jc w:val="left"/>
              <w:rPr/>
            </w:pPr>
            <w:r w:rsidDel="00000000" w:rsidR="00000000" w:rsidRPr="00000000">
              <w:rPr>
                <w:rtl w:val="0"/>
              </w:rPr>
              <w:t xml:space="preserve">Dữ liệu task, trạng thái, KPI, dashboard và báo cáo phải đồng bộ với nhau.</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pPr>
            <w:r w:rsidDel="00000000" w:rsidR="00000000" w:rsidRPr="00000000">
              <w:rPr>
                <w:rtl w:val="0"/>
              </w:rPr>
              <w:t xml:space="preserve">77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jc w:val="left"/>
              <w:rPr/>
            </w:pPr>
            <w:r w:rsidDel="00000000" w:rsidR="00000000" w:rsidRPr="00000000">
              <w:rPr>
                <w:rtl w:val="0"/>
              </w:rPr>
              <w:t xml:space="preserve">Giao diện hệ thống phải thân thiện, dễ sử dụng và phù hợp với môi trường Microsoft Teams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jc w:val="left"/>
              <w:rPr/>
            </w:pPr>
            <w:r w:rsidDel="00000000" w:rsidR="00000000" w:rsidRPr="00000000">
              <w:rPr>
                <w:rtl w:val="0"/>
              </w:rPr>
              <w:t xml:space="preserve">Giao diện người dùng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jc w:val="left"/>
              <w:rPr/>
            </w:pPr>
            <w:r w:rsidDel="00000000" w:rsidR="00000000" w:rsidRPr="00000000">
              <w:rPr>
                <w:rtl w:val="0"/>
              </w:rPr>
              <w:t xml:space="preserve">Bảo đảm người dùng thao tác nhanh, giảm thời gian làm quen và hạn chế sai sót.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pPr>
            <w:r w:rsidDel="00000000" w:rsidR="00000000" w:rsidRPr="00000000">
              <w:rPr>
                <w:rtl w:val="0"/>
              </w:rPr>
              <w:t xml:space="preserve">88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jc w:val="left"/>
              <w:rPr/>
            </w:pPr>
            <w:r w:rsidDel="00000000" w:rsidR="00000000" w:rsidRPr="00000000">
              <w:rPr>
                <w:rtl w:val="0"/>
              </w:rPr>
              <w:t xml:space="preserve">Giao diện phải hỗ trợ hiển thị rõ ràng bảng Kanban, dashboard và các biểu mẫu nhập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jc w:val="left"/>
              <w:rPr/>
            </w:pPr>
            <w:r w:rsidDel="00000000" w:rsidR="00000000" w:rsidRPr="00000000">
              <w:rPr>
                <w:rtl w:val="0"/>
              </w:rPr>
              <w:t xml:space="preserve">Giao diện / Khả dụng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jc w:val="left"/>
              <w:rPr/>
            </w:pPr>
            <w:r w:rsidDel="00000000" w:rsidR="00000000" w:rsidRPr="00000000">
              <w:rPr>
                <w:rtl w:val="0"/>
              </w:rPr>
              <w:t xml:space="preserve">Ưu tiên khả năng quan sát tiến độ, hiệu suất và thao tác điều phối công việc.</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pPr>
            <w:r w:rsidDel="00000000" w:rsidR="00000000" w:rsidRPr="00000000">
              <w:rPr>
                <w:rtl w:val="0"/>
              </w:rPr>
              <w:t xml:space="preserve">99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jc w:val="left"/>
              <w:rPr/>
            </w:pPr>
            <w:r w:rsidDel="00000000" w:rsidR="00000000" w:rsidRPr="00000000">
              <w:rPr>
                <w:rtl w:val="0"/>
              </w:rPr>
              <w:t xml:space="preserve">Hệ thống phải hỗ trợ tiếng Việt đầy đủ và hiển thị đúng bộ mã ký tự Unicode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jc w:val="left"/>
              <w:rPr/>
            </w:pPr>
            <w:r w:rsidDel="00000000" w:rsidR="00000000" w:rsidRPr="00000000">
              <w:rPr>
                <w:rtl w:val="0"/>
              </w:rPr>
              <w:t xml:space="preserve">Tương thích hiển thị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jc w:val="left"/>
              <w:rPr/>
            </w:pPr>
            <w:r w:rsidDel="00000000" w:rsidR="00000000" w:rsidRPr="00000000">
              <w:rPr>
                <w:rtl w:val="0"/>
              </w:rPr>
              <w:t xml:space="preserve">Bảo đảm nội dung, báo cáo và dữ liệu nhập liệu không bị lỗi font hoặc sai ký tự.</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pPr>
            <w:r w:rsidDel="00000000" w:rsidR="00000000" w:rsidRPr="00000000">
              <w:rPr>
                <w:rtl w:val="0"/>
              </w:rPr>
              <w:t xml:space="preserve">111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jc w:val="left"/>
              <w:rPr/>
            </w:pPr>
            <w:r w:rsidDel="00000000" w:rsidR="00000000" w:rsidRPr="00000000">
              <w:rPr>
                <w:rtl w:val="0"/>
              </w:rPr>
              <w:t xml:space="preserve">Thời gian phản hồi cho các thao tác thông thường phải ở mức chấp nhận được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jc w:val="left"/>
              <w:rPr/>
            </w:pPr>
            <w:r w:rsidDel="00000000" w:rsidR="00000000" w:rsidRPr="00000000">
              <w:rPr>
                <w:rtl w:val="0"/>
              </w:rPr>
              <w:t xml:space="preserve">Hiệu năng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jc w:val="left"/>
              <w:rPr/>
            </w:pPr>
            <w:r w:rsidDel="00000000" w:rsidR="00000000" w:rsidRPr="00000000">
              <w:rPr>
                <w:rtl w:val="0"/>
              </w:rPr>
              <w:t xml:space="preserve">Các thao tác như mở danh sách task, cập nhật trạng thái, tra cứu dữ liệu cần phản hồi nhanh và ổn định.</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pPr>
            <w:r w:rsidDel="00000000" w:rsidR="00000000" w:rsidRPr="00000000">
              <w:rPr>
                <w:rtl w:val="0"/>
              </w:rPr>
              <w:t xml:space="preserve">112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jc w:val="left"/>
              <w:rPr/>
            </w:pPr>
            <w:r w:rsidDel="00000000" w:rsidR="00000000" w:rsidRPr="00000000">
              <w:rPr>
                <w:rtl w:val="0"/>
              </w:rPr>
              <w:t xml:space="preserve">Thời gian tải dashboard và dữ liệu tổng hợp phải đáp ứng nhu cầu sử dụng thực tế</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jc w:val="left"/>
              <w:rPr/>
            </w:pPr>
            <w:r w:rsidDel="00000000" w:rsidR="00000000" w:rsidRPr="00000000">
              <w:rPr>
                <w:rtl w:val="0"/>
              </w:rPr>
              <w:t xml:space="preserve">Hiệu năng / Báo cáo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jc w:val="left"/>
              <w:rPr/>
            </w:pPr>
            <w:r w:rsidDel="00000000" w:rsidR="00000000" w:rsidRPr="00000000">
              <w:rPr>
                <w:rtl w:val="0"/>
              </w:rPr>
              <w:t xml:space="preserve">Không gây chậm trễ đáng kể khi người quản lý hoặc ban giám đốc theo dõi hiệu suất.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pPr>
            <w:r w:rsidDel="00000000" w:rsidR="00000000" w:rsidRPr="00000000">
              <w:rPr>
                <w:rtl w:val="0"/>
              </w:rPr>
              <w:t xml:space="preserve">113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jc w:val="left"/>
              <w:rPr/>
            </w:pPr>
            <w:r w:rsidDel="00000000" w:rsidR="00000000" w:rsidRPr="00000000">
              <w:rPr>
                <w:rtl w:val="0"/>
              </w:rPr>
              <w:t xml:space="preserve">Hệ thống phải bảo đảm xử lý chính xác công thức tính KPI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jc w:val="left"/>
              <w:rPr/>
            </w:pPr>
            <w:r w:rsidDel="00000000" w:rsidR="00000000" w:rsidRPr="00000000">
              <w:rPr>
                <w:rtl w:val="0"/>
              </w:rPr>
              <w:t xml:space="preserve">Độ chính xác nghiệp vụ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jc w:val="left"/>
              <w:rPr/>
            </w:pPr>
            <w:r w:rsidDel="00000000" w:rsidR="00000000" w:rsidRPr="00000000">
              <w:rPr>
                <w:rtl w:val="0"/>
              </w:rPr>
              <w:t xml:space="preserve">Không được sai lệch trong việc cộng, trừ điểm theo trạng thái công việc và deadline.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pPr>
            <w:r w:rsidDel="00000000" w:rsidR="00000000" w:rsidRPr="00000000">
              <w:rPr>
                <w:rtl w:val="0"/>
              </w:rPr>
              <w:t xml:space="preserve">114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jc w:val="left"/>
              <w:rPr/>
            </w:pPr>
            <w:r w:rsidDel="00000000" w:rsidR="00000000" w:rsidRPr="00000000">
              <w:rPr>
                <w:rtl w:val="0"/>
              </w:rPr>
              <w:t xml:space="preserve">Hệ thống phải hỗ trợ gửi cảnh báo, nhắc việc đúng thời điểm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jc w:val="left"/>
              <w:rPr/>
            </w:pPr>
            <w:r w:rsidDel="00000000" w:rsidR="00000000" w:rsidRPr="00000000">
              <w:rPr>
                <w:rtl w:val="0"/>
              </w:rPr>
              <w:t xml:space="preserve">Tự động hóa / Tin cậy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jc w:val="left"/>
              <w:rPr/>
            </w:pPr>
            <w:r w:rsidDel="00000000" w:rsidR="00000000" w:rsidRPr="00000000">
              <w:rPr>
                <w:rtl w:val="0"/>
              </w:rPr>
              <w:t xml:space="preserve">Bot hoặc cơ chế nhắc việc phải hoạt động đúng mốc thời gian đã cấu hình.</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ind w:firstLine="0"/>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jc w:val="left"/>
              <w:rPr/>
            </w:pPr>
            <w:r w:rsidDel="00000000" w:rsidR="00000000" w:rsidRPr="00000000">
              <w:rPr>
                <w:rtl w:val="0"/>
              </w:rPr>
              <w:t xml:space="preserve">Hệ thống phải có khả năng mở rộng thêm chức năng và vai trò người dùng trong các giai đoạn sau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jc w:val="left"/>
              <w:rPr/>
            </w:pPr>
            <w:r w:rsidDel="00000000" w:rsidR="00000000" w:rsidRPr="00000000">
              <w:rPr>
                <w:rtl w:val="0"/>
              </w:rPr>
              <w:t xml:space="preserve">Mở rộng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jc w:val="left"/>
              <w:rPr/>
            </w:pPr>
            <w:r w:rsidDel="00000000" w:rsidR="00000000" w:rsidRPr="00000000">
              <w:rPr>
                <w:rtl w:val="0"/>
              </w:rPr>
              <w:t xml:space="preserve">Phù hợp với định hướng phát triển từ MVP đến các phiên bản nâng cao.</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pPr>
            <w:r w:rsidDel="00000000" w:rsidR="00000000" w:rsidRPr="00000000">
              <w:rPr>
                <w:rtl w:val="0"/>
              </w:rPr>
              <w:t xml:space="preserve">116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jc w:val="left"/>
              <w:rPr/>
            </w:pPr>
            <w:r w:rsidDel="00000000" w:rsidR="00000000" w:rsidRPr="00000000">
              <w:rPr>
                <w:rtl w:val="0"/>
              </w:rPr>
              <w:t xml:space="preserve">Hệ thống phải dễ bảo trì, dễ cập nhật cấu hình và thuận tiện cho việc sửa lỗi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jc w:val="left"/>
              <w:rPr/>
            </w:pPr>
            <w:r w:rsidDel="00000000" w:rsidR="00000000" w:rsidRPr="00000000">
              <w:rPr>
                <w:rtl w:val="0"/>
              </w:rPr>
              <w:t xml:space="preserve">Bảo trì / Vận hành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jc w:val="left"/>
              <w:rPr/>
            </w:pPr>
            <w:r w:rsidDel="00000000" w:rsidR="00000000" w:rsidRPr="00000000">
              <w:rPr>
                <w:rtl w:val="0"/>
              </w:rPr>
              <w:t xml:space="preserve">Hỗ trợ quá trình nâng cấp, điều chỉnh công thức KPI hoặc thay đổi quy trình nội bộ.</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ind w:firstLine="0"/>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left"/>
              <w:rPr/>
            </w:pPr>
            <w:r w:rsidDel="00000000" w:rsidR="00000000" w:rsidRPr="00000000">
              <w:rPr>
                <w:rtl w:val="0"/>
              </w:rPr>
              <w:t xml:space="preserve">Hệ thống phải tương thích với các trình duyệt web phổ biến và môi trường Microsoft Teams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jc w:val="left"/>
              <w:rPr/>
            </w:pPr>
            <w:r w:rsidDel="00000000" w:rsidR="00000000" w:rsidRPr="00000000">
              <w:rPr>
                <w:rtl w:val="0"/>
              </w:rPr>
              <w:t xml:space="preserve">Tương thích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jc w:val="left"/>
              <w:rPr/>
            </w:pPr>
            <w:r w:rsidDel="00000000" w:rsidR="00000000" w:rsidRPr="00000000">
              <w:rPr>
                <w:rtl w:val="0"/>
              </w:rPr>
              <w:t xml:space="preserve">Bảo đảm truy cập ổn định trên các môi trường sử dụng phổ biến trong tổ chức.</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pPr>
            <w:r w:rsidDel="00000000" w:rsidR="00000000" w:rsidRPr="00000000">
              <w:rPr>
                <w:rtl w:val="0"/>
              </w:rPr>
              <w:t xml:space="preserve">118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left"/>
              <w:rPr/>
            </w:pPr>
            <w:r w:rsidDel="00000000" w:rsidR="00000000" w:rsidRPr="00000000">
              <w:rPr>
                <w:rtl w:val="0"/>
              </w:rPr>
              <w:t xml:space="preserve">Hệ thống phải vận hành ổn định với số lượng người dùng đồng thời phù hợp phạm vi đề tài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jc w:val="left"/>
              <w:rPr/>
            </w:pPr>
            <w:r w:rsidDel="00000000" w:rsidR="00000000" w:rsidRPr="00000000">
              <w:rPr>
                <w:rtl w:val="0"/>
              </w:rPr>
              <w:t xml:space="preserve">Năng lực vận hành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left"/>
              <w:rPr/>
            </w:pPr>
            <w:r w:rsidDel="00000000" w:rsidR="00000000" w:rsidRPr="00000000">
              <w:rPr>
                <w:rtl w:val="0"/>
              </w:rPr>
              <w:t xml:space="preserve">Đáp ứng tốt nhu cầu demo, kiểm thử và khai thác trong phạm vi tổ chức nội bộ.</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pPr>
            <w:r w:rsidDel="00000000" w:rsidR="00000000" w:rsidRPr="00000000">
              <w:rPr>
                <w:rtl w:val="0"/>
              </w:rPr>
              <w:t xml:space="preserve">119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left"/>
              <w:rPr/>
            </w:pPr>
            <w:r w:rsidDel="00000000" w:rsidR="00000000" w:rsidRPr="00000000">
              <w:rPr>
                <w:rtl w:val="0"/>
              </w:rPr>
              <w:t xml:space="preserve">Hệ thống phải có khả năng dự phòng và phục hồi cơ bản khi xảy ra lỗi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jc w:val="left"/>
              <w:rPr/>
            </w:pPr>
            <w:r w:rsidDel="00000000" w:rsidR="00000000" w:rsidRPr="00000000">
              <w:rPr>
                <w:rtl w:val="0"/>
              </w:rPr>
              <w:t xml:space="preserve">Độ tin cậy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left"/>
              <w:rPr/>
            </w:pPr>
            <w:r w:rsidDel="00000000" w:rsidR="00000000" w:rsidRPr="00000000">
              <w:rPr>
                <w:rtl w:val="0"/>
              </w:rPr>
              <w:t xml:space="preserve">Bảo đảm giảm gián đoạn vận hành khi có lỗi dịch vụ, mất kết nối hoặc sự cố dữ liệu.</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left"/>
              <w:rPr/>
            </w:pPr>
            <w:r w:rsidDel="00000000" w:rsidR="00000000" w:rsidRPr="00000000">
              <w:rPr>
                <w:rtl w:val="0"/>
              </w:rPr>
              <w:t xml:space="preserve">Hệ thống phải hỗ trợ kết xuất báo cáo ra các định dạng phổ biến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jc w:val="left"/>
              <w:rPr/>
            </w:pPr>
            <w:r w:rsidDel="00000000" w:rsidR="00000000" w:rsidRPr="00000000">
              <w:rPr>
                <w:rtl w:val="0"/>
              </w:rPr>
              <w:t xml:space="preserve">Khả năng khai thác dữ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left"/>
              <w:rPr/>
            </w:pPr>
            <w:r w:rsidDel="00000000" w:rsidR="00000000" w:rsidRPr="00000000">
              <w:rPr>
                <w:rtl w:val="0"/>
              </w:rPr>
              <w:t xml:space="preserve">Hỗ trợ lưu trữ, chia sẻ và phục vụ công tác quản trị nội bộ.</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pPr>
            <w:r w:rsidDel="00000000" w:rsidR="00000000" w:rsidRPr="00000000">
              <w:rPr>
                <w:rtl w:val="0"/>
              </w:rPr>
              <w:t xml:space="preserve">221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left"/>
              <w:rPr/>
            </w:pPr>
            <w:r w:rsidDel="00000000" w:rsidR="00000000" w:rsidRPr="00000000">
              <w:rPr>
                <w:rtl w:val="0"/>
              </w:rPr>
              <w:t xml:space="preserve">Hệ thống phải bảo đảm tính nhất quán giữa dữ liệu hiển thị trên giao diện và dữ liệu báo cáo xuất 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jc w:val="left"/>
              <w:rPr/>
            </w:pPr>
            <w:r w:rsidDel="00000000" w:rsidR="00000000" w:rsidRPr="00000000">
              <w:rPr>
                <w:rtl w:val="0"/>
              </w:rPr>
              <w:t xml:space="preserve">Tính nhất quán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left"/>
              <w:rPr/>
            </w:pPr>
            <w:r w:rsidDel="00000000" w:rsidR="00000000" w:rsidRPr="00000000">
              <w:rPr>
                <w:rtl w:val="0"/>
              </w:rPr>
              <w:t xml:space="preserve">Tránh chênh lệch số liệu giữa dashboard, bảng tra cứu và file báo cáo.</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pPr>
            <w:r w:rsidDel="00000000" w:rsidR="00000000" w:rsidRPr="00000000">
              <w:rPr>
                <w:rtl w:val="0"/>
              </w:rPr>
              <w:t xml:space="preserve">222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left"/>
              <w:rPr/>
            </w:pPr>
            <w:r w:rsidDel="00000000" w:rsidR="00000000" w:rsidRPr="00000000">
              <w:rPr>
                <w:rtl w:val="0"/>
              </w:rPr>
              <w:t xml:space="preserve">Hệ thống phải tạo điều kiện thuận lợi cho công tác kiểm thử, nghiệm thu và đánh giá chất lượng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jc w:val="left"/>
              <w:rPr/>
            </w:pPr>
            <w:r w:rsidDel="00000000" w:rsidR="00000000" w:rsidRPr="00000000">
              <w:rPr>
                <w:rtl w:val="0"/>
              </w:rPr>
              <w:t xml:space="preserve">Chất lượng phần mềm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left"/>
              <w:rPr/>
            </w:pPr>
            <w:r w:rsidDel="00000000" w:rsidR="00000000" w:rsidRPr="00000000">
              <w:rPr>
                <w:rtl w:val="0"/>
              </w:rPr>
              <w:t xml:space="preserve">Cho phép kiểm tra độc lập từng phân hệ và kiểm thử tích hợp toàn bộ luồng nghiệp vụ.</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ind w:firstLine="0"/>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left"/>
              <w:rPr/>
            </w:pPr>
            <w:r w:rsidDel="00000000" w:rsidR="00000000" w:rsidRPr="00000000">
              <w:rPr>
                <w:rtl w:val="0"/>
              </w:rPr>
              <w:t xml:space="preserve">Hệ thống phải bảo đảm tính minh bạch và khả năng truy vết trong quá trình vận hành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jc w:val="left"/>
              <w:rPr/>
            </w:pPr>
            <w:r w:rsidDel="00000000" w:rsidR="00000000" w:rsidRPr="00000000">
              <w:rPr>
                <w:rtl w:val="0"/>
              </w:rPr>
              <w:t xml:space="preserve">Kiểm soát nội bộ</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left"/>
              <w:rPr/>
            </w:pPr>
            <w:r w:rsidDel="00000000" w:rsidR="00000000" w:rsidRPr="00000000">
              <w:rPr>
                <w:rtl w:val="0"/>
              </w:rPr>
              <w:t xml:space="preserve">Phù hợp với mục tiêu quản trị công việc và đánh giá KPI công bằng, rõ ràng.</w:t>
            </w:r>
          </w:p>
        </w:tc>
      </w:tr>
    </w:tbl>
    <w:p w:rsidR="00000000" w:rsidDel="00000000" w:rsidP="00000000" w:rsidRDefault="00000000" w:rsidRPr="00000000" w14:paraId="00000284">
      <w:pPr>
        <w:jc w:val="left"/>
        <w:rPr/>
      </w:pPr>
      <w:r w:rsidDel="00000000" w:rsidR="00000000" w:rsidRPr="00000000">
        <w:rPr>
          <w:rtl w:val="0"/>
        </w:rPr>
      </w:r>
    </w:p>
    <w:p w:rsidR="00000000" w:rsidDel="00000000" w:rsidP="00000000" w:rsidRDefault="00000000" w:rsidRPr="00000000" w14:paraId="00000285">
      <w:pPr>
        <w:pStyle w:val="Heading1"/>
        <w:jc w:val="left"/>
        <w:rPr/>
      </w:pPr>
      <w:bookmarkStart w:colFirst="0" w:colLast="0" w:name="_odhw66p1esy4" w:id="47"/>
      <w:bookmarkEnd w:id="47"/>
      <w:r w:rsidDel="00000000" w:rsidR="00000000" w:rsidRPr="00000000">
        <w:rPr>
          <w:rtl w:val="0"/>
        </w:rPr>
        <w:t xml:space="preserve">IV. ĐỀ XUẤT GIẢI PHÁP KỸ THUẬT CÔNG NGHỆ</w:t>
      </w:r>
    </w:p>
    <w:p w:rsidR="00000000" w:rsidDel="00000000" w:rsidP="00000000" w:rsidRDefault="00000000" w:rsidRPr="00000000" w14:paraId="00000286">
      <w:pPr>
        <w:pStyle w:val="Heading2"/>
        <w:keepNext w:val="0"/>
        <w:keepLines w:val="0"/>
        <w:spacing w:after="80" w:before="360" w:line="278.00000000000006" w:lineRule="auto"/>
        <w:ind w:left="0" w:firstLine="567"/>
        <w:rPr>
          <w:b w:val="1"/>
          <w:bCs w:val="1"/>
          <w:sz w:val="34"/>
          <w:szCs w:val="34"/>
        </w:rPr>
      </w:pPr>
      <w:bookmarkStart w:colFirst="0" w:colLast="0" w:name="_vatgdyzcphe4" w:id="48"/>
      <w:bookmarkEnd w:id="48"/>
      <w:r w:rsidDel="00000000" w:rsidR="00000000" w:rsidRPr="00000000">
        <w:rPr>
          <w:b w:val="1"/>
          <w:bCs w:val="1"/>
          <w:sz w:val="34"/>
          <w:szCs w:val="34"/>
          <w:rtl w:val="0"/>
        </w:rPr>
        <w:t xml:space="preserve">1. Giải pháp đồng bộ và quản lý dữ liệu</w:t>
      </w:r>
    </w:p>
    <w:p w:rsidR="00000000" w:rsidDel="00000000" w:rsidP="00000000" w:rsidRDefault="00000000" w:rsidRPr="00000000" w14:paraId="00000287">
      <w:pPr>
        <w:spacing w:after="240" w:before="240" w:lineRule="auto"/>
        <w:ind w:firstLine="0"/>
        <w:jc w:val="left"/>
        <w:rPr/>
      </w:pPr>
      <w:r w:rsidDel="00000000" w:rsidR="00000000" w:rsidRPr="00000000">
        <w:rPr>
          <w:rtl w:val="0"/>
        </w:rPr>
        <w:t xml:space="preserve">Hệ thống sử dụng mô hình </w:t>
      </w:r>
      <w:r w:rsidDel="00000000" w:rsidR="00000000" w:rsidRPr="00000000">
        <w:rPr>
          <w:b w:val="1"/>
          <w:bCs w:val="1"/>
          <w:rtl w:val="0"/>
        </w:rPr>
        <w:t xml:space="preserve">quản lý dữ liệu tập trung</w:t>
      </w:r>
      <w:r w:rsidDel="00000000" w:rsidR="00000000" w:rsidRPr="00000000">
        <w:rPr>
          <w:rtl w:val="0"/>
        </w:rPr>
        <w:t xml:space="preserve">, trong đó dữ liệu người dùng, phòng ban, công việc, trạng thái task, cấu hình KPI, báo cáo và nhật ký hệ thống được lưu trữ thống nhất. Cách tổ chức này giúp đồng bộ dữ liệu giữa các phân hệ và thuận lợi cho việc tra cứu, tổng hợp và báo cáo.</w:t>
      </w:r>
    </w:p>
    <w:p w:rsidR="00000000" w:rsidDel="00000000" w:rsidP="00000000" w:rsidRDefault="00000000" w:rsidRPr="00000000" w14:paraId="00000288">
      <w:pPr>
        <w:pStyle w:val="Heading2"/>
        <w:keepNext w:val="0"/>
        <w:keepLines w:val="0"/>
        <w:spacing w:after="80" w:before="360" w:line="278.00000000000006" w:lineRule="auto"/>
        <w:ind w:left="0" w:firstLine="567"/>
        <w:rPr>
          <w:b w:val="1"/>
          <w:bCs w:val="1"/>
          <w:sz w:val="34"/>
          <w:szCs w:val="34"/>
        </w:rPr>
      </w:pPr>
      <w:bookmarkStart w:colFirst="0" w:colLast="0" w:name="_b3ahlfsraiqk" w:id="49"/>
      <w:bookmarkEnd w:id="49"/>
      <w:r w:rsidDel="00000000" w:rsidR="00000000" w:rsidRPr="00000000">
        <w:rPr>
          <w:b w:val="1"/>
          <w:bCs w:val="1"/>
          <w:sz w:val="34"/>
          <w:szCs w:val="34"/>
          <w:rtl w:val="0"/>
        </w:rPr>
        <w:t xml:space="preserve">2. Giải pháp xác thực và phân quyền</w:t>
      </w:r>
    </w:p>
    <w:p w:rsidR="00000000" w:rsidDel="00000000" w:rsidP="00000000" w:rsidRDefault="00000000" w:rsidRPr="00000000" w14:paraId="00000289">
      <w:pPr>
        <w:spacing w:after="240" w:before="240" w:lineRule="auto"/>
        <w:ind w:firstLine="0"/>
        <w:jc w:val="left"/>
        <w:rPr/>
      </w:pPr>
      <w:r w:rsidDel="00000000" w:rsidR="00000000" w:rsidRPr="00000000">
        <w:rPr>
          <w:rtl w:val="0"/>
        </w:rPr>
        <w:t xml:space="preserve">Hệ thống tích hợp </w:t>
      </w:r>
      <w:r w:rsidDel="00000000" w:rsidR="00000000" w:rsidRPr="00000000">
        <w:rPr>
          <w:b w:val="1"/>
          <w:bCs w:val="1"/>
          <w:rtl w:val="0"/>
        </w:rPr>
        <w:t xml:space="preserve">SSO qua Microsoft Teams / Azure AD</w:t>
      </w:r>
      <w:r w:rsidDel="00000000" w:rsidR="00000000" w:rsidRPr="00000000">
        <w:rPr>
          <w:rtl w:val="0"/>
        </w:rPr>
        <w:t xml:space="preserve"> để người dùng truy cập thuận tiện bằng tài khoản nội bộ. Đồng thời, cơ chế </w:t>
      </w:r>
      <w:r w:rsidDel="00000000" w:rsidR="00000000" w:rsidRPr="00000000">
        <w:rPr>
          <w:b w:val="1"/>
          <w:bCs w:val="1"/>
          <w:rtl w:val="0"/>
        </w:rPr>
        <w:t xml:space="preserve">phân quyền theo vai trò</w:t>
      </w:r>
      <w:r w:rsidDel="00000000" w:rsidR="00000000" w:rsidRPr="00000000">
        <w:rPr>
          <w:rtl w:val="0"/>
        </w:rPr>
        <w:t xml:space="preserve"> được áp dụng cho Quản trị viên, Quản lý, Nhân viên, PM/PMO và Ban giám đốc nhằm bảo đảm truy cập đúng chức năng và tăng tính an toàn cho hệ thống.</w:t>
      </w:r>
    </w:p>
    <w:p w:rsidR="00000000" w:rsidDel="00000000" w:rsidP="00000000" w:rsidRDefault="00000000" w:rsidRPr="00000000" w14:paraId="0000028A">
      <w:pPr>
        <w:pStyle w:val="Heading2"/>
        <w:keepNext w:val="0"/>
        <w:keepLines w:val="0"/>
        <w:spacing w:after="80" w:before="360" w:line="278.00000000000006" w:lineRule="auto"/>
        <w:ind w:left="0" w:firstLine="567"/>
        <w:rPr>
          <w:b w:val="1"/>
          <w:bCs w:val="1"/>
          <w:sz w:val="34"/>
          <w:szCs w:val="34"/>
        </w:rPr>
      </w:pPr>
      <w:bookmarkStart w:colFirst="0" w:colLast="0" w:name="_lhhlb1glw7da" w:id="50"/>
      <w:bookmarkEnd w:id="50"/>
      <w:r w:rsidDel="00000000" w:rsidR="00000000" w:rsidRPr="00000000">
        <w:rPr>
          <w:b w:val="1"/>
          <w:bCs w:val="1"/>
          <w:sz w:val="34"/>
          <w:szCs w:val="34"/>
          <w:rtl w:val="0"/>
        </w:rPr>
        <w:t xml:space="preserve">3. Giải pháp cơ sở dữ liệu</w:t>
      </w:r>
    </w:p>
    <w:p w:rsidR="00000000" w:rsidDel="00000000" w:rsidP="00000000" w:rsidRDefault="00000000" w:rsidRPr="00000000" w14:paraId="0000028B">
      <w:pPr>
        <w:spacing w:after="240" w:before="240" w:lineRule="auto"/>
        <w:ind w:firstLine="0"/>
        <w:jc w:val="left"/>
        <w:rPr/>
      </w:pPr>
      <w:r w:rsidDel="00000000" w:rsidR="00000000" w:rsidRPr="00000000">
        <w:rPr>
          <w:rtl w:val="0"/>
        </w:rPr>
        <w:t xml:space="preserve">Hệ thống được đề xuất xây dựng trên </w:t>
      </w:r>
      <w:r w:rsidDel="00000000" w:rsidR="00000000" w:rsidRPr="00000000">
        <w:rPr>
          <w:b w:val="1"/>
          <w:bCs w:val="1"/>
          <w:rtl w:val="0"/>
        </w:rPr>
        <w:t xml:space="preserve">cơ sở dữ liệu quan hệ</w:t>
      </w:r>
      <w:r w:rsidDel="00000000" w:rsidR="00000000" w:rsidRPr="00000000">
        <w:rPr>
          <w:rtl w:val="0"/>
        </w:rPr>
        <w:t xml:space="preserve">, phù hợp với đặc điểm của hệ thống thông tin quản lý. Các bảng dữ liệu chính gồm người dùng, phòng ban hoặc dự án, công việc, lịch sử cập nhật trạng thái, cấu hình KPI, nhật ký KPI và log hệ thống. Giải pháp này giúp bảo đảm tính toàn vẹn, nhất quán và dễ mở rộng.</w:t>
      </w:r>
    </w:p>
    <w:p w:rsidR="00000000" w:rsidDel="00000000" w:rsidP="00000000" w:rsidRDefault="00000000" w:rsidRPr="00000000" w14:paraId="0000028C">
      <w:pPr>
        <w:pStyle w:val="Heading2"/>
        <w:keepNext w:val="0"/>
        <w:keepLines w:val="0"/>
        <w:spacing w:after="80" w:before="360" w:line="278.00000000000006" w:lineRule="auto"/>
        <w:ind w:left="0" w:firstLine="567"/>
        <w:rPr>
          <w:b w:val="1"/>
          <w:bCs w:val="1"/>
          <w:sz w:val="34"/>
          <w:szCs w:val="34"/>
        </w:rPr>
      </w:pPr>
      <w:bookmarkStart w:colFirst="0" w:colLast="0" w:name="_essvo0ec0ax4" w:id="51"/>
      <w:bookmarkEnd w:id="51"/>
      <w:r w:rsidDel="00000000" w:rsidR="00000000" w:rsidRPr="00000000">
        <w:rPr>
          <w:b w:val="1"/>
          <w:bCs w:val="1"/>
          <w:sz w:val="34"/>
          <w:szCs w:val="34"/>
          <w:rtl w:val="0"/>
        </w:rPr>
        <w:t xml:space="preserve">4. Giải pháp xử lý nghiệp vụ và tính KPI</w:t>
      </w:r>
    </w:p>
    <w:p w:rsidR="00000000" w:rsidDel="00000000" w:rsidP="00000000" w:rsidRDefault="00000000" w:rsidRPr="00000000" w14:paraId="0000028D">
      <w:pPr>
        <w:spacing w:after="240" w:before="240" w:lineRule="auto"/>
        <w:ind w:firstLine="0"/>
        <w:jc w:val="left"/>
        <w:rPr/>
      </w:pPr>
      <w:r w:rsidDel="00000000" w:rsidR="00000000" w:rsidRPr="00000000">
        <w:rPr>
          <w:rtl w:val="0"/>
        </w:rPr>
        <w:t xml:space="preserve">Hệ thống hỗ trợ đầy đủ vòng đời công việc gồm </w:t>
      </w:r>
      <w:r w:rsidDel="00000000" w:rsidR="00000000" w:rsidRPr="00000000">
        <w:rPr>
          <w:b w:val="1"/>
          <w:bCs w:val="1"/>
          <w:rtl w:val="0"/>
        </w:rPr>
        <w:t xml:space="preserve">tạo task, giao việc, cập nhật trạng thái, điều phối Kanban và xác nhận kết quả</w:t>
      </w:r>
      <w:r w:rsidDel="00000000" w:rsidR="00000000" w:rsidRPr="00000000">
        <w:rPr>
          <w:rtl w:val="0"/>
        </w:rPr>
        <w:t xml:space="preserve">. Trên cơ sở dữ liệu task, hệ thống tự động tính điểm KPI theo công thức đã xác định, đồng thời cho phép Quản lý rà soát và điều chỉnh các trường hợp ngoại lệ theo cơ chế </w:t>
      </w:r>
      <w:r w:rsidDel="00000000" w:rsidR="00000000" w:rsidRPr="00000000">
        <w:rPr>
          <w:b w:val="1"/>
          <w:bCs w:val="1"/>
          <w:rtl w:val="0"/>
        </w:rPr>
        <w:t xml:space="preserve">human-in-the-loop</w:t>
      </w:r>
      <w:r w:rsidDel="00000000" w:rsidR="00000000" w:rsidRPr="00000000">
        <w:rPr>
          <w:rtl w:val="0"/>
        </w:rPr>
        <w:t xml:space="preserve">.</w:t>
      </w:r>
    </w:p>
    <w:p w:rsidR="00000000" w:rsidDel="00000000" w:rsidP="00000000" w:rsidRDefault="00000000" w:rsidRPr="00000000" w14:paraId="0000028E">
      <w:pPr>
        <w:pStyle w:val="Heading2"/>
        <w:keepNext w:val="0"/>
        <w:keepLines w:val="0"/>
        <w:spacing w:after="80" w:before="360" w:line="278.00000000000006" w:lineRule="auto"/>
        <w:ind w:left="0" w:firstLine="567"/>
        <w:rPr>
          <w:b w:val="1"/>
          <w:bCs w:val="1"/>
          <w:sz w:val="34"/>
          <w:szCs w:val="34"/>
        </w:rPr>
      </w:pPr>
      <w:bookmarkStart w:colFirst="0" w:colLast="0" w:name="_bafyutfadhus" w:id="52"/>
      <w:bookmarkEnd w:id="52"/>
      <w:r w:rsidDel="00000000" w:rsidR="00000000" w:rsidRPr="00000000">
        <w:rPr>
          <w:b w:val="1"/>
          <w:bCs w:val="1"/>
          <w:sz w:val="34"/>
          <w:szCs w:val="34"/>
          <w:rtl w:val="0"/>
        </w:rPr>
        <w:t xml:space="preserve">5. Giải pháp nhắc việc và hỗ trợ thông minh</w:t>
      </w:r>
    </w:p>
    <w:p w:rsidR="00000000" w:rsidDel="00000000" w:rsidP="00000000" w:rsidRDefault="00000000" w:rsidRPr="00000000" w14:paraId="0000028F">
      <w:pPr>
        <w:spacing w:after="240" w:before="240" w:lineRule="auto"/>
        <w:ind w:firstLine="0"/>
        <w:jc w:val="left"/>
        <w:rPr/>
      </w:pPr>
      <w:r w:rsidDel="00000000" w:rsidR="00000000" w:rsidRPr="00000000">
        <w:rPr>
          <w:rtl w:val="0"/>
        </w:rPr>
        <w:t xml:space="preserve">Hệ thống tích hợp </w:t>
      </w:r>
      <w:r w:rsidDel="00000000" w:rsidR="00000000" w:rsidRPr="00000000">
        <w:rPr>
          <w:b w:val="1"/>
          <w:bCs w:val="1"/>
          <w:rtl w:val="0"/>
        </w:rPr>
        <w:t xml:space="preserve">Bot / AI hỗ trợ</w:t>
      </w:r>
      <w:r w:rsidDel="00000000" w:rsidR="00000000" w:rsidRPr="00000000">
        <w:rPr>
          <w:rtl w:val="0"/>
        </w:rPr>
        <w:t xml:space="preserve"> để phát hiện task sắp đến hạn, gửi nhắc việc và cảnh báo các trường hợp chậm tiến độ hoặc dữ liệu KPI bất thường. Giải pháp này giúp tăng tính chủ động trong theo dõi công việc nhưng vẫn giữ quyền quyết định cuối cùng cho người quản lý.</w:t>
      </w:r>
    </w:p>
    <w:p w:rsidR="00000000" w:rsidDel="00000000" w:rsidP="00000000" w:rsidRDefault="00000000" w:rsidRPr="00000000" w14:paraId="00000290">
      <w:pPr>
        <w:pStyle w:val="Heading2"/>
        <w:keepNext w:val="0"/>
        <w:keepLines w:val="0"/>
        <w:spacing w:after="80" w:before="360" w:line="278.00000000000006" w:lineRule="auto"/>
        <w:ind w:left="0" w:firstLine="567"/>
        <w:rPr>
          <w:b w:val="1"/>
          <w:bCs w:val="1"/>
          <w:sz w:val="34"/>
          <w:szCs w:val="34"/>
        </w:rPr>
      </w:pPr>
      <w:bookmarkStart w:colFirst="0" w:colLast="0" w:name="_bdia5j6wwm8n" w:id="53"/>
      <w:bookmarkEnd w:id="53"/>
      <w:r w:rsidDel="00000000" w:rsidR="00000000" w:rsidRPr="00000000">
        <w:rPr>
          <w:b w:val="1"/>
          <w:bCs w:val="1"/>
          <w:sz w:val="34"/>
          <w:szCs w:val="34"/>
          <w:rtl w:val="0"/>
        </w:rPr>
        <w:t xml:space="preserve">6. Giải pháp dashboard và báo cáo</w:t>
      </w:r>
    </w:p>
    <w:p w:rsidR="00000000" w:rsidDel="00000000" w:rsidP="00000000" w:rsidRDefault="00000000" w:rsidRPr="00000000" w14:paraId="00000291">
      <w:pPr>
        <w:spacing w:after="240" w:before="240" w:lineRule="auto"/>
        <w:ind w:firstLine="0"/>
        <w:jc w:val="left"/>
        <w:rPr/>
      </w:pPr>
      <w:r w:rsidDel="00000000" w:rsidR="00000000" w:rsidRPr="00000000">
        <w:rPr>
          <w:rtl w:val="0"/>
        </w:rPr>
        <w:t xml:space="preserve">Hệ thống cung cấp </w:t>
      </w:r>
      <w:r w:rsidDel="00000000" w:rsidR="00000000" w:rsidRPr="00000000">
        <w:rPr>
          <w:b w:val="1"/>
          <w:bCs w:val="1"/>
          <w:rtl w:val="0"/>
        </w:rPr>
        <w:t xml:space="preserve">dashboard tổng hợp</w:t>
      </w:r>
      <w:r w:rsidDel="00000000" w:rsidR="00000000" w:rsidRPr="00000000">
        <w:rPr>
          <w:rtl w:val="0"/>
        </w:rPr>
        <w:t xml:space="preserve"> và chức năng </w:t>
      </w:r>
      <w:r w:rsidDel="00000000" w:rsidR="00000000" w:rsidRPr="00000000">
        <w:rPr>
          <w:b w:val="1"/>
          <w:bCs w:val="1"/>
          <w:rtl w:val="0"/>
        </w:rPr>
        <w:t xml:space="preserve">kết xuất báo cáo</w:t>
      </w:r>
      <w:r w:rsidDel="00000000" w:rsidR="00000000" w:rsidRPr="00000000">
        <w:rPr>
          <w:rtl w:val="0"/>
        </w:rPr>
        <w:t xml:space="preserve"> để phục vụ quản lý điều hành. Dữ liệu được trình bày trực quan theo cá nhân, phòng ban, dự án hoặc toàn hệ thống, giúp hỗ trợ đánh giá hiệu suất và ra quyết định nhanh chóng.</w:t>
      </w:r>
    </w:p>
    <w:p w:rsidR="00000000" w:rsidDel="00000000" w:rsidP="00000000" w:rsidRDefault="00000000" w:rsidRPr="00000000" w14:paraId="00000292">
      <w:pPr>
        <w:pStyle w:val="Heading2"/>
        <w:keepNext w:val="0"/>
        <w:keepLines w:val="0"/>
        <w:spacing w:after="80" w:before="360" w:line="278.00000000000006" w:lineRule="auto"/>
        <w:ind w:left="0" w:firstLine="567"/>
        <w:rPr>
          <w:b w:val="1"/>
          <w:bCs w:val="1"/>
          <w:sz w:val="34"/>
          <w:szCs w:val="34"/>
        </w:rPr>
      </w:pPr>
      <w:bookmarkStart w:colFirst="0" w:colLast="0" w:name="_qi9jveo8zhxh" w:id="54"/>
      <w:bookmarkEnd w:id="54"/>
      <w:r w:rsidDel="00000000" w:rsidR="00000000" w:rsidRPr="00000000">
        <w:rPr>
          <w:b w:val="1"/>
          <w:bCs w:val="1"/>
          <w:sz w:val="34"/>
          <w:szCs w:val="34"/>
          <w:rtl w:val="0"/>
        </w:rPr>
        <w:t xml:space="preserve">7. Giải pháp kiểm thử và vận hành</w:t>
      </w:r>
    </w:p>
    <w:p w:rsidR="00000000" w:rsidDel="00000000" w:rsidP="00000000" w:rsidRDefault="00000000" w:rsidRPr="00000000" w14:paraId="00000293">
      <w:pPr>
        <w:spacing w:after="240" w:before="240" w:lineRule="auto"/>
        <w:ind w:firstLine="0"/>
        <w:jc w:val="left"/>
        <w:rPr/>
      </w:pPr>
      <w:r w:rsidDel="00000000" w:rsidR="00000000" w:rsidRPr="00000000">
        <w:rPr>
          <w:rtl w:val="0"/>
        </w:rPr>
        <w:t xml:space="preserve">Hệ thống cần được kiểm thử ở các mức </w:t>
      </w:r>
      <w:r w:rsidDel="00000000" w:rsidR="00000000" w:rsidRPr="00000000">
        <w:rPr>
          <w:b w:val="1"/>
          <w:bCs w:val="1"/>
          <w:rtl w:val="0"/>
        </w:rPr>
        <w:t xml:space="preserve">chức năng, tích hợp và nghiệp vụ</w:t>
      </w:r>
      <w:r w:rsidDel="00000000" w:rsidR="00000000" w:rsidRPr="00000000">
        <w:rPr>
          <w:rtl w:val="0"/>
        </w:rPr>
        <w:t xml:space="preserve">, đặc biệt với các luồng chính như đăng nhập, tạo task, cập nhật tiến độ, tính KPI, nhắc việc và báo cáo. Đồng thời, hệ thống phải có cơ chế sao lưu dữ liệu, ghi log và hỗ trợ bảo trì để bảo đảm vận hành ổn định trong phạm vi đề tài.</w:t>
      </w:r>
    </w:p>
    <w:p w:rsidR="00000000" w:rsidDel="00000000" w:rsidP="00000000" w:rsidRDefault="00000000" w:rsidRPr="00000000" w14:paraId="00000294">
      <w:pPr>
        <w:jc w:val="left"/>
        <w:rPr/>
        <w:sectPr>
          <w:type w:val="nextPage"/>
          <w:pgSz w:h="15840" w:w="12240" w:orient="portrait"/>
          <w:pgMar w:bottom="1440" w:top="1440" w:left="1440" w:right="1181" w:header="720" w:footer="720"/>
          <w:pgNumType w:start="1"/>
        </w:sectPr>
      </w:pPr>
      <w:r w:rsidDel="00000000" w:rsidR="00000000" w:rsidRPr="00000000">
        <w:rPr>
          <w:rtl w:val="0"/>
        </w:rPr>
      </w:r>
    </w:p>
    <w:p w:rsidR="00000000" w:rsidDel="00000000" w:rsidP="00000000" w:rsidRDefault="00000000" w:rsidRPr="00000000" w14:paraId="000002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181" w:header="720" w:footer="720"/>
          <w:pgNumType w:start="1"/>
        </w:sectPr>
      </w:pPr>
      <w:bookmarkStart w:colFirst="0" w:colLast="0" w:name="_tw36ldj546x5" w:id="55"/>
      <w:bookmarkEnd w:id="55"/>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Chương 4</w:t>
      </w:r>
      <w:r w:rsidDel="00000000" w:rsidR="00000000" w:rsidRPr="00000000">
        <w:rPr>
          <w:rtl w:val="0"/>
        </w:rPr>
      </w:r>
    </w:p>
    <w:p w:rsidR="00000000" w:rsidDel="00000000" w:rsidP="00000000" w:rsidRDefault="00000000" w:rsidRPr="00000000" w14:paraId="00000296">
      <w:pPr>
        <w:pStyle w:val="Heading1"/>
        <w:keepNext w:val="0"/>
        <w:keepLines w:val="0"/>
        <w:spacing w:after="120" w:before="480" w:lineRule="auto"/>
        <w:ind w:firstLine="0"/>
        <w:jc w:val="center"/>
        <w:rPr>
          <w:b w:val="1"/>
          <w:bCs w:val="1"/>
          <w:sz w:val="46"/>
          <w:szCs w:val="46"/>
        </w:rPr>
      </w:pPr>
      <w:bookmarkStart w:colFirst="0" w:colLast="0" w:name="_ywy5y9mow6hc" w:id="56"/>
      <w:bookmarkEnd w:id="56"/>
      <w:r w:rsidDel="00000000" w:rsidR="00000000" w:rsidRPr="00000000">
        <w:rPr>
          <w:b w:val="1"/>
          <w:bCs w:val="1"/>
          <w:sz w:val="46"/>
          <w:szCs w:val="46"/>
          <w:rtl w:val="0"/>
        </w:rPr>
        <w:t xml:space="preserve">CHƯƠNG IV</w:t>
      </w:r>
    </w:p>
    <w:p w:rsidR="00000000" w:rsidDel="00000000" w:rsidP="00000000" w:rsidRDefault="00000000" w:rsidRPr="00000000" w14:paraId="00000297">
      <w:pPr>
        <w:spacing w:after="240" w:before="240" w:lineRule="auto"/>
        <w:ind w:firstLine="0"/>
        <w:jc w:val="center"/>
        <w:rPr>
          <w:b w:val="1"/>
          <w:bCs w:val="1"/>
        </w:rPr>
      </w:pPr>
      <w:r w:rsidDel="00000000" w:rsidR="00000000" w:rsidRPr="00000000">
        <w:rPr>
          <w:b w:val="1"/>
          <w:bCs w:val="1"/>
          <w:rtl w:val="0"/>
        </w:rPr>
        <w:t xml:space="preserve">THIẾT KẾ HỆ THỐNG</w:t>
      </w:r>
    </w:p>
    <w:p w:rsidR="00000000" w:rsidDel="00000000" w:rsidP="00000000" w:rsidRDefault="00000000" w:rsidRPr="00000000" w14:paraId="00000298">
      <w:pPr>
        <w:pStyle w:val="Heading2"/>
        <w:keepNext w:val="0"/>
        <w:keepLines w:val="0"/>
        <w:spacing w:after="80" w:before="360" w:line="276" w:lineRule="auto"/>
        <w:ind w:left="0" w:firstLine="0"/>
        <w:jc w:val="both"/>
        <w:rPr>
          <w:b w:val="1"/>
          <w:bCs w:val="1"/>
          <w:sz w:val="34"/>
          <w:szCs w:val="34"/>
        </w:rPr>
      </w:pPr>
      <w:bookmarkStart w:colFirst="0" w:colLast="0" w:name="_gb4rg0buaryw" w:id="57"/>
      <w:bookmarkEnd w:id="57"/>
      <w:r w:rsidDel="00000000" w:rsidR="00000000" w:rsidRPr="00000000">
        <w:rPr>
          <w:b w:val="1"/>
          <w:bCs w:val="1"/>
          <w:sz w:val="34"/>
          <w:szCs w:val="34"/>
          <w:rtl w:val="0"/>
        </w:rPr>
        <w:t xml:space="preserve">I. Mô hình tổng thể hệ thống</w:t>
      </w:r>
    </w:p>
    <w:p w:rsidR="00000000" w:rsidDel="00000000" w:rsidP="00000000" w:rsidRDefault="00000000" w:rsidRPr="00000000" w14:paraId="00000299">
      <w:pPr>
        <w:pStyle w:val="Heading3"/>
        <w:keepNext w:val="0"/>
        <w:keepLines w:val="0"/>
        <w:spacing w:after="80" w:before="360" w:line="278.00000000000006" w:lineRule="auto"/>
        <w:ind w:left="0" w:firstLine="0"/>
        <w:jc w:val="both"/>
        <w:rPr>
          <w:b w:val="1"/>
          <w:bCs w:val="1"/>
          <w:sz w:val="32"/>
          <w:szCs w:val="32"/>
        </w:rPr>
      </w:pPr>
      <w:bookmarkStart w:colFirst="0" w:colLast="0" w:name="_kdfixcn9ypw8" w:id="58"/>
      <w:bookmarkEnd w:id="58"/>
      <w:r w:rsidDel="00000000" w:rsidR="00000000" w:rsidRPr="00000000">
        <w:rPr>
          <w:b w:val="1"/>
          <w:bCs w:val="1"/>
          <w:sz w:val="32"/>
          <w:szCs w:val="32"/>
          <w:rtl w:val="0"/>
        </w:rPr>
        <w:t xml:space="preserve">1. Mô hình logic</w:t>
      </w:r>
    </w:p>
    <w:p w:rsidR="00000000" w:rsidDel="00000000" w:rsidP="00000000" w:rsidRDefault="00000000" w:rsidRPr="00000000" w14:paraId="0000029A">
      <w:pPr>
        <w:spacing w:after="120" w:before="120" w:line="276" w:lineRule="auto"/>
        <w:ind w:firstLine="0"/>
        <w:rPr/>
      </w:pPr>
      <w:r w:rsidDel="00000000" w:rsidR="00000000" w:rsidRPr="00000000">
        <w:rPr>
          <w:rtl w:val="0"/>
        </w:rPr>
        <w:t xml:space="preserve"> </w:t>
      </w:r>
    </w:p>
    <w:tbl>
      <w:tblPr>
        <w:tblStyle w:val="Table1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920"/>
        <w:gridCol w:w="5805"/>
        <w:tblGridChange w:id="0">
          <w:tblGrid>
            <w:gridCol w:w="1680"/>
            <w:gridCol w:w="1920"/>
            <w:gridCol w:w="580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after="120" w:before="120" w:line="276" w:lineRule="auto"/>
              <w:ind w:firstLine="0"/>
              <w:jc w:val="left"/>
              <w:rPr/>
            </w:pPr>
            <w:r w:rsidDel="00000000" w:rsidR="00000000" w:rsidRPr="00000000">
              <w:rPr>
                <w:b w:val="1"/>
                <w:bCs w:val="1"/>
                <w:rtl w:val="0"/>
              </w:rPr>
              <w:t xml:space="preserve">Lớp / 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spacing w:after="120" w:before="120" w:line="276" w:lineRule="auto"/>
              <w:ind w:firstLine="0"/>
              <w:jc w:val="left"/>
              <w:rPr/>
            </w:pPr>
            <w:r w:rsidDel="00000000" w:rsidR="00000000" w:rsidRPr="00000000">
              <w:rPr>
                <w:b w:val="1"/>
                <w:bCs w:val="1"/>
                <w:rtl w:val="0"/>
              </w:rPr>
              <w:t xml:space="preserve">Chức năng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after="120" w:before="120" w:line="276" w:lineRule="auto"/>
              <w:ind w:firstLine="0"/>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after="120" w:before="120" w:line="276" w:lineRule="auto"/>
              <w:ind w:firstLine="0"/>
              <w:jc w:val="left"/>
              <w:rPr/>
            </w:pPr>
            <w:r w:rsidDel="00000000" w:rsidR="00000000" w:rsidRPr="00000000">
              <w:rPr>
                <w:rtl w:val="0"/>
              </w:rPr>
              <w:t xml:space="preserve">Lớp người dùng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after="120" w:before="120" w:line="276" w:lineRule="auto"/>
              <w:ind w:firstLine="0"/>
              <w:jc w:val="left"/>
              <w:rPr/>
            </w:pPr>
            <w:r w:rsidDel="00000000" w:rsidR="00000000" w:rsidRPr="00000000">
              <w:rPr>
                <w:rtl w:val="0"/>
              </w:rPr>
              <w:t xml:space="preserve">Truy cập và thao tác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spacing w:after="120" w:before="120" w:line="276" w:lineRule="auto"/>
              <w:ind w:firstLine="0"/>
              <w:jc w:val="left"/>
              <w:rPr/>
            </w:pPr>
            <w:r w:rsidDel="00000000" w:rsidR="00000000" w:rsidRPr="00000000">
              <w:rPr>
                <w:rtl w:val="0"/>
              </w:rPr>
              <w:t xml:space="preserve">Gồm các nhóm người dùng: Quản trị viên, Quản lý, Nhân viên, Ban giám đốc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after="120" w:before="120" w:line="276" w:lineRule="auto"/>
              <w:ind w:firstLine="0"/>
              <w:jc w:val="left"/>
              <w:rPr/>
            </w:pPr>
            <w:r w:rsidDel="00000000" w:rsidR="00000000" w:rsidRPr="00000000">
              <w:rPr>
                <w:rtl w:val="0"/>
              </w:rPr>
              <w:t xml:space="preserve">Lớp giao diện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after="120" w:before="120" w:line="276" w:lineRule="auto"/>
              <w:ind w:firstLine="0"/>
              <w:jc w:val="left"/>
              <w:rPr/>
            </w:pPr>
            <w:r w:rsidDel="00000000" w:rsidR="00000000" w:rsidRPr="00000000">
              <w:rPr>
                <w:rtl w:val="0"/>
              </w:rPr>
              <w:t xml:space="preserve">Hiển thị và tương tác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after="120" w:before="120" w:line="276" w:lineRule="auto"/>
              <w:ind w:firstLine="0"/>
              <w:jc w:val="left"/>
              <w:rPr/>
            </w:pPr>
            <w:r w:rsidDel="00000000" w:rsidR="00000000" w:rsidRPr="00000000">
              <w:rPr>
                <w:rtl w:val="0"/>
              </w:rPr>
              <w:t xml:space="preserve">Cung cấp các màn hình như đăng nhập, Kanban, Dashboard, KPI, báo cáo, hồ sơ PM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after="120" w:before="120" w:line="276" w:lineRule="auto"/>
              <w:ind w:firstLine="0"/>
              <w:jc w:val="left"/>
              <w:rPr/>
            </w:pPr>
            <w:r w:rsidDel="00000000" w:rsidR="00000000" w:rsidRPr="00000000">
              <w:rPr>
                <w:rtl w:val="0"/>
              </w:rPr>
              <w:t xml:space="preserve">Lớp xử lý ứng dụng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after="120" w:before="120" w:line="276" w:lineRule="auto"/>
              <w:ind w:firstLine="0"/>
              <w:jc w:val="left"/>
              <w:rPr/>
            </w:pPr>
            <w:r w:rsidDel="00000000" w:rsidR="00000000" w:rsidRPr="00000000">
              <w:rPr>
                <w:rtl w:val="0"/>
              </w:rPr>
              <w:t xml:space="preserve">Điều phối yêu cầu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after="120" w:before="120" w:line="276" w:lineRule="auto"/>
              <w:ind w:firstLine="0"/>
              <w:jc w:val="left"/>
              <w:rPr/>
            </w:pPr>
            <w:r w:rsidDel="00000000" w:rsidR="00000000" w:rsidRPr="00000000">
              <w:rPr>
                <w:rtl w:val="0"/>
              </w:rPr>
              <w:t xml:space="preserve">Tiếp nhận dữ liệu từ giao diện, kiểm tra hợp lệ, gọi các dịch vụ nghiệp vụ</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after="120" w:before="120" w:line="276" w:lineRule="auto"/>
              <w:ind w:firstLine="0"/>
              <w:jc w:val="left"/>
              <w:rPr/>
            </w:pPr>
            <w:r w:rsidDel="00000000" w:rsidR="00000000" w:rsidRPr="00000000">
              <w:rPr>
                <w:rtl w:val="0"/>
              </w:rPr>
              <w:t xml:space="preserve">Lớp nghiệp vụ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after="120" w:before="120" w:line="276" w:lineRule="auto"/>
              <w:ind w:firstLine="0"/>
              <w:jc w:val="left"/>
              <w:rPr/>
            </w:pPr>
            <w:r w:rsidDel="00000000" w:rsidR="00000000" w:rsidRPr="00000000">
              <w:rPr>
                <w:rtl w:val="0"/>
              </w:rPr>
              <w:t xml:space="preserve">Xử lý logic cốt lõi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after="120" w:before="120" w:line="276" w:lineRule="auto"/>
              <w:ind w:firstLine="0"/>
              <w:jc w:val="left"/>
              <w:rPr/>
            </w:pPr>
            <w:r w:rsidDel="00000000" w:rsidR="00000000" w:rsidRPr="00000000">
              <w:rPr>
                <w:rtl w:val="0"/>
              </w:rPr>
              <w:t xml:space="preserve">Quản lý người dùng, phòng ban, dự án, công việc, KPI, dashboard, báo cáo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after="120" w:before="120" w:line="276" w:lineRule="auto"/>
              <w:ind w:firstLine="0"/>
              <w:jc w:val="left"/>
              <w:rPr/>
            </w:pPr>
            <w:r w:rsidDel="00000000" w:rsidR="00000000" w:rsidRPr="00000000">
              <w:rPr>
                <w:rtl w:val="0"/>
              </w:rPr>
              <w:t xml:space="preserve">Lớp dữ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after="120" w:before="120" w:line="276" w:lineRule="auto"/>
              <w:ind w:firstLine="0"/>
              <w:jc w:val="left"/>
              <w:rPr/>
            </w:pPr>
            <w:r w:rsidDel="00000000" w:rsidR="00000000" w:rsidRPr="00000000">
              <w:rPr>
                <w:rtl w:val="0"/>
              </w:rPr>
              <w:t xml:space="preserve">Lưu trữ dữ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after="120" w:before="120" w:line="276" w:lineRule="auto"/>
              <w:ind w:firstLine="0"/>
              <w:jc w:val="left"/>
              <w:rPr/>
            </w:pPr>
            <w:r w:rsidDel="00000000" w:rsidR="00000000" w:rsidRPr="00000000">
              <w:rPr>
                <w:rtl w:val="0"/>
              </w:rPr>
              <w:t xml:space="preserve">Lưu các bảng dữ liệu như Users, Departments, Projects, Tasks, KPI Logs, Reports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spacing w:after="120" w:before="120" w:line="276" w:lineRule="auto"/>
              <w:ind w:firstLine="0"/>
              <w:jc w:val="left"/>
              <w:rPr/>
            </w:pPr>
            <w:r w:rsidDel="00000000" w:rsidR="00000000" w:rsidRPr="00000000">
              <w:rPr>
                <w:rtl w:val="0"/>
              </w:rPr>
              <w:t xml:space="preserve">Lớp tích hợp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after="120" w:before="120" w:line="276" w:lineRule="auto"/>
              <w:ind w:firstLine="0"/>
              <w:jc w:val="left"/>
              <w:rPr/>
            </w:pPr>
            <w:r w:rsidDel="00000000" w:rsidR="00000000" w:rsidRPr="00000000">
              <w:rPr>
                <w:rtl w:val="0"/>
              </w:rPr>
              <w:t xml:space="preserve">Kết nối hệ ngoài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spacing w:after="120" w:before="120" w:line="276" w:lineRule="auto"/>
              <w:ind w:firstLine="0"/>
              <w:jc w:val="left"/>
              <w:rPr/>
            </w:pPr>
            <w:r w:rsidDel="00000000" w:rsidR="00000000" w:rsidRPr="00000000">
              <w:rPr>
                <w:rtl w:val="0"/>
              </w:rPr>
              <w:t xml:space="preserve">Tích hợp Microsoft Teams, SSO, bot nhắc việc, xuất file PDF/Excel</w:t>
            </w:r>
          </w:p>
        </w:tc>
      </w:tr>
    </w:tbl>
    <w:p w:rsidR="00000000" w:rsidDel="00000000" w:rsidP="00000000" w:rsidRDefault="00000000" w:rsidRPr="00000000" w14:paraId="000002B0">
      <w:pPr>
        <w:spacing w:after="120" w:before="120" w:line="276" w:lineRule="auto"/>
        <w:ind w:firstLine="0"/>
        <w:rPr/>
      </w:pPr>
      <w:r w:rsidDel="00000000" w:rsidR="00000000" w:rsidRPr="00000000">
        <w:rPr>
          <w:rtl w:val="0"/>
        </w:rPr>
      </w:r>
    </w:p>
    <w:p w:rsidR="00000000" w:rsidDel="00000000" w:rsidP="00000000" w:rsidRDefault="00000000" w:rsidRPr="00000000" w14:paraId="000002B1">
      <w:pPr>
        <w:spacing w:after="120" w:before="120" w:line="276" w:lineRule="auto"/>
        <w:ind w:firstLine="0"/>
        <w:rPr/>
      </w:pPr>
      <w:r w:rsidDel="00000000" w:rsidR="00000000" w:rsidRPr="00000000">
        <w:rPr>
          <w:rtl w:val="0"/>
        </w:rPr>
      </w:r>
    </w:p>
    <w:p w:rsidR="00000000" w:rsidDel="00000000" w:rsidP="00000000" w:rsidRDefault="00000000" w:rsidRPr="00000000" w14:paraId="000002B2">
      <w:pPr>
        <w:pStyle w:val="Heading3"/>
        <w:keepNext w:val="0"/>
        <w:keepLines w:val="0"/>
        <w:spacing w:after="80" w:before="360" w:line="278.00000000000006" w:lineRule="auto"/>
        <w:ind w:left="0" w:firstLine="567"/>
        <w:jc w:val="both"/>
        <w:rPr>
          <w:b w:val="1"/>
          <w:bCs w:val="1"/>
          <w:sz w:val="34"/>
          <w:szCs w:val="34"/>
        </w:rPr>
      </w:pPr>
      <w:bookmarkStart w:colFirst="0" w:colLast="0" w:name="_t3ozcyu5sn8g" w:id="59"/>
      <w:bookmarkEnd w:id="59"/>
      <w:r w:rsidDel="00000000" w:rsidR="00000000" w:rsidRPr="00000000">
        <w:rPr>
          <w:b w:val="1"/>
          <w:bCs w:val="1"/>
          <w:sz w:val="34"/>
          <w:szCs w:val="34"/>
          <w:rtl w:val="0"/>
        </w:rPr>
        <w:t xml:space="preserve">2. Mô hình kiến trúc vật lý</w:t>
      </w:r>
    </w:p>
    <w:p w:rsidR="00000000" w:rsidDel="00000000" w:rsidP="00000000" w:rsidRDefault="00000000" w:rsidRPr="00000000" w14:paraId="000002B3">
      <w:pPr>
        <w:rPr/>
      </w:pPr>
      <w:r w:rsidDel="00000000" w:rsidR="00000000" w:rsidRPr="00000000">
        <w:rPr>
          <w:rtl w:val="0"/>
        </w:rPr>
      </w:r>
    </w:p>
    <w:tbl>
      <w:tblPr>
        <w:tblStyle w:val="Table15"/>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453.333333333333"/>
        <w:gridCol w:w="4266.666666666667"/>
        <w:tblGridChange w:id="0">
          <w:tblGrid>
            <w:gridCol w:w="2880"/>
            <w:gridCol w:w="2453.333333333333"/>
            <w:gridCol w:w="4266.66666666666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ind w:firstLine="0"/>
              <w:jc w:val="left"/>
              <w:rPr/>
            </w:pPr>
            <w:r w:rsidDel="00000000" w:rsidR="00000000" w:rsidRPr="00000000">
              <w:rPr>
                <w:b w:val="1"/>
                <w:bCs w:val="1"/>
                <w:rtl w:val="0"/>
              </w:rPr>
              <w:t xml:space="preserve">Thành phần vật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ind w:firstLine="0"/>
              <w:jc w:val="left"/>
              <w:rPr/>
            </w:pPr>
            <w:r w:rsidDel="00000000" w:rsidR="00000000" w:rsidRPr="00000000">
              <w:rPr>
                <w:b w:val="1"/>
                <w:bCs w:val="1"/>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left"/>
              <w:rPr/>
            </w:pPr>
            <w:r w:rsidDel="00000000" w:rsidR="00000000" w:rsidRPr="00000000">
              <w:rPr>
                <w:b w:val="1"/>
                <w:bCs w:val="1"/>
                <w:rtl w:val="0"/>
              </w:rPr>
              <w:t xml:space="preserve">Mô tả triển khai</w:t>
            </w:r>
            <w:r w:rsidDel="00000000" w:rsidR="00000000" w:rsidRPr="00000000">
              <w:rPr>
                <w:rtl w:val="0"/>
              </w:rPr>
            </w:r>
          </w:p>
        </w:tc>
      </w:tr>
      <w:tr>
        <w:trPr>
          <w:cantSplit w:val="0"/>
          <w:trHeight w:val="523.00618489583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ind w:firstLine="0"/>
              <w:jc w:val="left"/>
              <w:rPr/>
            </w:pPr>
            <w:r w:rsidDel="00000000" w:rsidR="00000000" w:rsidRPr="00000000">
              <w:rPr>
                <w:rtl w:val="0"/>
              </w:rPr>
              <w:t xml:space="preserve">Thiết bị người dùng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ind w:firstLine="0"/>
              <w:jc w:val="left"/>
              <w:rPr/>
            </w:pPr>
            <w:r w:rsidDel="00000000" w:rsidR="00000000" w:rsidRPr="00000000">
              <w:rPr>
                <w:rtl w:val="0"/>
              </w:rPr>
              <w:t xml:space="preserve">Truy cập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ind w:firstLine="0"/>
              <w:jc w:val="left"/>
              <w:rPr/>
            </w:pPr>
            <w:r w:rsidDel="00000000" w:rsidR="00000000" w:rsidRPr="00000000">
              <w:rPr>
                <w:rtl w:val="0"/>
              </w:rPr>
              <w:t xml:space="preserve">Máy tính, laptop hoặc thiết bị di động</w:t>
            </w:r>
          </w:p>
        </w:tc>
      </w:tr>
      <w:tr>
        <w:trPr>
          <w:cantSplit w:val="0"/>
          <w:trHeight w:val="709.34570312500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ind w:firstLine="0"/>
              <w:jc w:val="left"/>
              <w:rPr/>
            </w:pPr>
            <w:r w:rsidDel="00000000" w:rsidR="00000000" w:rsidRPr="00000000">
              <w:rPr>
                <w:rtl w:val="0"/>
              </w:rPr>
              <w:t xml:space="preserve">Ứng dụng Microsoft Teams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ind w:firstLine="0"/>
              <w:jc w:val="left"/>
              <w:rPr/>
            </w:pPr>
            <w:r w:rsidDel="00000000" w:rsidR="00000000" w:rsidRPr="00000000">
              <w:rPr>
                <w:rtl w:val="0"/>
              </w:rPr>
              <w:t xml:space="preserve">Môi trường tích hợp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ind w:firstLine="0"/>
              <w:jc w:val="left"/>
              <w:rPr/>
            </w:pPr>
            <w:r w:rsidDel="00000000" w:rsidR="00000000" w:rsidRPr="00000000">
              <w:rPr>
                <w:rtl w:val="0"/>
              </w:rPr>
              <w:t xml:space="preserve">Người dùng sử dụng TeamsWork dưới dạng Tab trong Microsoft Teams</w:t>
            </w:r>
          </w:p>
        </w:tc>
      </w:tr>
      <w:tr>
        <w:trPr>
          <w:cantSplit w:val="0"/>
          <w:trHeight w:val="876.0123697916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ind w:firstLine="0"/>
              <w:jc w:val="left"/>
              <w:rPr/>
            </w:pPr>
            <w:r w:rsidDel="00000000" w:rsidR="00000000" w:rsidRPr="00000000">
              <w:rPr>
                <w:rtl w:val="0"/>
              </w:rPr>
              <w:t xml:space="preserve">Trình duyệt Web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ind w:firstLine="0"/>
              <w:jc w:val="left"/>
              <w:rPr/>
            </w:pPr>
            <w:r w:rsidDel="00000000" w:rsidR="00000000" w:rsidRPr="00000000">
              <w:rPr>
                <w:rtl w:val="0"/>
              </w:rPr>
              <w:t xml:space="preserve">Kênh truy cập bổ sung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ind w:firstLine="0"/>
              <w:jc w:val="left"/>
              <w:rPr/>
            </w:pPr>
            <w:r w:rsidDel="00000000" w:rsidR="00000000" w:rsidRPr="00000000">
              <w:rPr>
                <w:rtl w:val="0"/>
              </w:rPr>
              <w:t xml:space="preserve">Dùng khi chạy độc lập hoặc kiểm thử ngoài Teams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ind w:firstLine="0"/>
              <w:jc w:val="left"/>
              <w:rPr/>
            </w:pPr>
            <w:r w:rsidDel="00000000" w:rsidR="00000000" w:rsidRPr="00000000">
              <w:rPr>
                <w:rtl w:val="0"/>
              </w:rPr>
              <w:t xml:space="preserve">Frontend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ind w:firstLine="0"/>
              <w:jc w:val="left"/>
              <w:rPr/>
            </w:pPr>
            <w:r w:rsidDel="00000000" w:rsidR="00000000" w:rsidRPr="00000000">
              <w:rPr>
                <w:rtl w:val="0"/>
              </w:rPr>
              <w:t xml:space="preserve">Hiển thị giao diện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ind w:firstLine="0"/>
              <w:jc w:val="left"/>
              <w:rPr/>
            </w:pPr>
            <w:r w:rsidDel="00000000" w:rsidR="00000000" w:rsidRPr="00000000">
              <w:rPr>
                <w:rtl w:val="0"/>
              </w:rPr>
              <w:t xml:space="preserve">Chịu trách nhiệm render giao diện Kanban, Dashboard, biểu mẫu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ind w:firstLine="0"/>
              <w:jc w:val="left"/>
              <w:rPr/>
            </w:pPr>
            <w:r w:rsidDel="00000000" w:rsidR="00000000" w:rsidRPr="00000000">
              <w:rPr>
                <w:rtl w:val="0"/>
              </w:rPr>
              <w:t xml:space="preserve">Backend/API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ind w:firstLine="0"/>
              <w:jc w:val="left"/>
              <w:rPr/>
            </w:pPr>
            <w:r w:rsidDel="00000000" w:rsidR="00000000" w:rsidRPr="00000000">
              <w:rPr>
                <w:rtl w:val="0"/>
              </w:rPr>
              <w:t xml:space="preserve">Xử lý nghiệp vụ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ind w:firstLine="0"/>
              <w:jc w:val="left"/>
              <w:rPr/>
            </w:pPr>
            <w:r w:rsidDel="00000000" w:rsidR="00000000" w:rsidRPr="00000000">
              <w:rPr>
                <w:rtl w:val="0"/>
              </w:rPr>
              <w:t xml:space="preserve">Quản lý xác thực, phân quyền, task, KPI, báo cáo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ind w:firstLine="0"/>
              <w:jc w:val="left"/>
              <w:rPr/>
            </w:pPr>
            <w:r w:rsidDel="00000000" w:rsidR="00000000" w:rsidRPr="00000000">
              <w:rPr>
                <w:rtl w:val="0"/>
              </w:rPr>
              <w:t xml:space="preserve">Database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ind w:firstLine="0"/>
              <w:jc w:val="left"/>
              <w:rPr/>
            </w:pPr>
            <w:r w:rsidDel="00000000" w:rsidR="00000000" w:rsidRPr="00000000">
              <w:rPr>
                <w:rtl w:val="0"/>
              </w:rPr>
              <w:t xml:space="preserve">Lưu trữ dữ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ind w:firstLine="0"/>
              <w:jc w:val="left"/>
              <w:rPr/>
            </w:pPr>
            <w:r w:rsidDel="00000000" w:rsidR="00000000" w:rsidRPr="00000000">
              <w:rPr>
                <w:rtl w:val="0"/>
              </w:rPr>
              <w:t xml:space="preserve">Chứa dữ liệu người dùng, công việc, phòng ban, KPI, hồ sơ PM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ind w:firstLine="0"/>
              <w:jc w:val="left"/>
              <w:rPr/>
            </w:pPr>
            <w:r w:rsidDel="00000000" w:rsidR="00000000" w:rsidRPr="00000000">
              <w:rPr>
                <w:rtl w:val="0"/>
              </w:rPr>
              <w:t xml:space="preserve">Notification/Bot 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ind w:firstLine="0"/>
              <w:jc w:val="left"/>
              <w:rPr/>
            </w:pPr>
            <w:r w:rsidDel="00000000" w:rsidR="00000000" w:rsidRPr="00000000">
              <w:rPr>
                <w:rtl w:val="0"/>
              </w:rPr>
              <w:t xml:space="preserve">Gửi nhắc việc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ind w:firstLine="0"/>
              <w:jc w:val="left"/>
              <w:rPr/>
            </w:pPr>
            <w:r w:rsidDel="00000000" w:rsidR="00000000" w:rsidRPr="00000000">
              <w:rPr>
                <w:rtl w:val="0"/>
              </w:rPr>
              <w:t xml:space="preserve">Gửi thông báo deadline, cập nhật task, nhắc KPI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ind w:firstLine="0"/>
              <w:jc w:val="left"/>
              <w:rPr/>
            </w:pPr>
            <w:r w:rsidDel="00000000" w:rsidR="00000000" w:rsidRPr="00000000">
              <w:rPr>
                <w:rtl w:val="0"/>
              </w:rPr>
              <w:t xml:space="preserve">File Storage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ind w:firstLine="0"/>
              <w:jc w:val="left"/>
              <w:rPr/>
            </w:pPr>
            <w:r w:rsidDel="00000000" w:rsidR="00000000" w:rsidRPr="00000000">
              <w:rPr>
                <w:rtl w:val="0"/>
              </w:rPr>
              <w:t xml:space="preserve">Lưu tài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ind w:firstLine="0"/>
              <w:jc w:val="left"/>
              <w:rPr/>
            </w:pPr>
            <w:r w:rsidDel="00000000" w:rsidR="00000000" w:rsidRPr="00000000">
              <w:rPr>
                <w:rtl w:val="0"/>
              </w:rPr>
              <w:t xml:space="preserve">Lưu báo cáo xuất ra, tài liệu PM, file đính kèm</w:t>
            </w:r>
          </w:p>
        </w:tc>
      </w:tr>
    </w:tbl>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ind w:firstLine="0"/>
        <w:rPr/>
      </w:pPr>
      <w:r w:rsidDel="00000000" w:rsidR="00000000" w:rsidRPr="00000000">
        <w:rPr>
          <w:rtl w:val="0"/>
        </w:rPr>
      </w:r>
    </w:p>
    <w:p w:rsidR="00000000" w:rsidDel="00000000" w:rsidP="00000000" w:rsidRDefault="00000000" w:rsidRPr="00000000" w14:paraId="000002D1">
      <w:pPr>
        <w:ind w:firstLine="0"/>
        <w:rPr/>
      </w:pPr>
      <w:r w:rsidDel="00000000" w:rsidR="00000000" w:rsidRPr="00000000">
        <w:rPr>
          <w:rtl w:val="0"/>
        </w:rPr>
      </w:r>
    </w:p>
    <w:p w:rsidR="00000000" w:rsidDel="00000000" w:rsidP="00000000" w:rsidRDefault="00000000" w:rsidRPr="00000000" w14:paraId="000002D2">
      <w:pPr>
        <w:ind w:firstLine="0"/>
        <w:rPr/>
      </w:pPr>
      <w:r w:rsidDel="00000000" w:rsidR="00000000" w:rsidRPr="00000000">
        <w:rPr>
          <w:rtl w:val="0"/>
        </w:rPr>
      </w:r>
    </w:p>
    <w:p w:rsidR="00000000" w:rsidDel="00000000" w:rsidP="00000000" w:rsidRDefault="00000000" w:rsidRPr="00000000" w14:paraId="000002D3">
      <w:pPr>
        <w:ind w:firstLine="0"/>
        <w:rPr/>
      </w:pPr>
      <w:r w:rsidDel="00000000" w:rsidR="00000000" w:rsidRPr="00000000">
        <w:rPr>
          <w:rtl w:val="0"/>
        </w:rPr>
      </w:r>
    </w:p>
    <w:p w:rsidR="00000000" w:rsidDel="00000000" w:rsidP="00000000" w:rsidRDefault="00000000" w:rsidRPr="00000000" w14:paraId="000002D4">
      <w:pPr>
        <w:ind w:firstLine="0"/>
        <w:rPr/>
      </w:pPr>
      <w:r w:rsidDel="00000000" w:rsidR="00000000" w:rsidRPr="00000000">
        <w:rPr>
          <w:rtl w:val="0"/>
        </w:rPr>
      </w:r>
    </w:p>
    <w:p w:rsidR="00000000" w:rsidDel="00000000" w:rsidP="00000000" w:rsidRDefault="00000000" w:rsidRPr="00000000" w14:paraId="000002D5">
      <w:pPr>
        <w:pStyle w:val="Heading3"/>
        <w:spacing w:after="80" w:before="360" w:line="278.00000000000006" w:lineRule="auto"/>
        <w:ind w:left="0" w:firstLine="0"/>
        <w:jc w:val="both"/>
        <w:rPr>
          <w:b w:val="1"/>
          <w:bCs w:val="1"/>
          <w:sz w:val="32"/>
          <w:szCs w:val="32"/>
        </w:rPr>
      </w:pPr>
      <w:bookmarkStart w:colFirst="0" w:colLast="0" w:name="_5up1uk12su38" w:id="60"/>
      <w:bookmarkEnd w:id="60"/>
      <w:r w:rsidDel="00000000" w:rsidR="00000000" w:rsidRPr="00000000">
        <w:rPr>
          <w:b w:val="1"/>
          <w:bCs w:val="1"/>
          <w:sz w:val="32"/>
          <w:szCs w:val="32"/>
          <w:rtl w:val="0"/>
        </w:rPr>
        <w:t xml:space="preserve">3. Luồng hoạt động tổng quát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ind w:firstLine="0"/>
        <w:jc w:val="center"/>
        <w:rPr/>
      </w:pPr>
      <w:r w:rsidDel="00000000" w:rsidR="00000000" w:rsidRPr="00000000">
        <w:rPr/>
        <w:drawing>
          <wp:inline distB="114300" distT="114300" distL="114300" distR="114300">
            <wp:extent cx="6093883" cy="3229477"/>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093883" cy="3229477"/>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pacing w:after="120" w:before="120" w:line="276" w:lineRule="auto"/>
        <w:ind w:firstLine="0"/>
        <w:rPr/>
      </w:pPr>
      <w:r w:rsidDel="00000000" w:rsidR="00000000" w:rsidRPr="00000000">
        <w:rPr>
          <w:rtl w:val="0"/>
        </w:rPr>
      </w:r>
    </w:p>
    <w:p w:rsidR="00000000" w:rsidDel="00000000" w:rsidP="00000000" w:rsidRDefault="00000000" w:rsidRPr="00000000" w14:paraId="000002D9">
      <w:pPr>
        <w:pStyle w:val="Heading2"/>
        <w:keepNext w:val="0"/>
        <w:keepLines w:val="0"/>
        <w:spacing w:after="80" w:before="360" w:line="276" w:lineRule="auto"/>
        <w:ind w:left="0" w:firstLine="0"/>
        <w:jc w:val="both"/>
        <w:rPr>
          <w:b w:val="1"/>
          <w:bCs w:val="1"/>
          <w:sz w:val="34"/>
          <w:szCs w:val="34"/>
        </w:rPr>
      </w:pPr>
      <w:bookmarkStart w:colFirst="0" w:colLast="0" w:name="_3oj4gghravo1" w:id="61"/>
      <w:bookmarkEnd w:id="61"/>
      <w:r w:rsidDel="00000000" w:rsidR="00000000" w:rsidRPr="00000000">
        <w:rPr>
          <w:b w:val="1"/>
          <w:bCs w:val="1"/>
          <w:sz w:val="34"/>
          <w:szCs w:val="34"/>
          <w:rtl w:val="0"/>
        </w:rPr>
        <w:t xml:space="preserve">II. Thiết kế chi tiết</w:t>
      </w:r>
    </w:p>
    <w:p w:rsidR="00000000" w:rsidDel="00000000" w:rsidP="00000000" w:rsidRDefault="00000000" w:rsidRPr="00000000" w14:paraId="000002DA">
      <w:pPr>
        <w:pStyle w:val="Heading3"/>
        <w:keepNext w:val="0"/>
        <w:keepLines w:val="0"/>
        <w:spacing w:after="80" w:before="360" w:line="278.00000000000006" w:lineRule="auto"/>
        <w:ind w:left="0" w:firstLine="0"/>
        <w:jc w:val="both"/>
        <w:rPr>
          <w:b w:val="1"/>
          <w:bCs w:val="1"/>
          <w:sz w:val="32"/>
          <w:szCs w:val="32"/>
        </w:rPr>
      </w:pPr>
      <w:bookmarkStart w:colFirst="0" w:colLast="0" w:name="_fvoe9l8rxn3c" w:id="62"/>
      <w:bookmarkEnd w:id="62"/>
      <w:r w:rsidDel="00000000" w:rsidR="00000000" w:rsidRPr="00000000">
        <w:rPr>
          <w:b w:val="1"/>
          <w:bCs w:val="1"/>
          <w:sz w:val="32"/>
          <w:szCs w:val="32"/>
          <w:rtl w:val="0"/>
        </w:rPr>
        <w:t xml:space="preserve">1. Danh sách các tác nhân</w:t>
      </w:r>
    </w:p>
    <w:p w:rsidR="00000000" w:rsidDel="00000000" w:rsidP="00000000" w:rsidRDefault="00000000" w:rsidRPr="00000000" w14:paraId="000002DB">
      <w:pPr>
        <w:spacing w:after="200" w:lineRule="auto"/>
        <w:rPr>
          <w:color w:val="1a1a2e"/>
          <w:sz w:val="26"/>
          <w:szCs w:val="26"/>
        </w:rPr>
      </w:pPr>
      <w:r w:rsidDel="00000000" w:rsidR="00000000" w:rsidRPr="00000000">
        <w:rPr>
          <w:sz w:val="26"/>
          <w:szCs w:val="26"/>
          <w:rtl w:val="0"/>
        </w:rPr>
        <w:t xml:space="preserve">TeamsWork xác định 5 tác nhân người dùng và 4 tác nhân hệ thống, phản ánh đầy đủ đặc thù vận hành trong môi trường Microsoft Teams của tổ chức:</w:t>
      </w:r>
      <w:r w:rsidDel="00000000" w:rsidR="00000000" w:rsidRPr="00000000">
        <w:rPr>
          <w:rtl w:val="0"/>
        </w:rPr>
      </w:r>
    </w:p>
    <w:tbl>
      <w:tblPr>
        <w:tblStyle w:val="Table16"/>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980"/>
        <w:gridCol w:w="1985.0000000000005"/>
        <w:gridCol w:w="4944.999999999999"/>
        <w:tblGridChange w:id="0">
          <w:tblGrid>
            <w:gridCol w:w="720"/>
            <w:gridCol w:w="1980"/>
            <w:gridCol w:w="1985.0000000000005"/>
            <w:gridCol w:w="4944.999999999999"/>
          </w:tblGrid>
        </w:tblGridChange>
      </w:tblGrid>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2DC">
            <w:pPr>
              <w:spacing w:after="240" w:before="240" w:lineRule="auto"/>
              <w:ind w:left="-60" w:firstLine="0"/>
              <w:jc w:val="center"/>
              <w:rPr>
                <w:b w:val="1"/>
                <w:bCs w:val="1"/>
                <w:color w:val="ffffff"/>
                <w:sz w:val="20"/>
                <w:szCs w:val="20"/>
              </w:rPr>
            </w:pPr>
            <w:r w:rsidDel="00000000" w:rsidR="00000000" w:rsidRPr="00000000">
              <w:rPr>
                <w:b w:val="1"/>
                <w:bCs w:val="1"/>
                <w:color w:val="ffffff"/>
                <w:sz w:val="20"/>
                <w:szCs w:val="20"/>
                <w:rtl w:val="0"/>
              </w:rPr>
              <w:t xml:space="preserve">STT</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2DD">
            <w:pPr>
              <w:spacing w:after="240" w:before="240" w:lineRule="auto"/>
              <w:ind w:left="-60" w:firstLine="0"/>
              <w:jc w:val="center"/>
              <w:rPr>
                <w:b w:val="1"/>
                <w:bCs w:val="1"/>
                <w:color w:val="ffffff"/>
                <w:sz w:val="20"/>
                <w:szCs w:val="20"/>
              </w:rPr>
            </w:pPr>
            <w:r w:rsidDel="00000000" w:rsidR="00000000" w:rsidRPr="00000000">
              <w:rPr>
                <w:b w:val="1"/>
                <w:bCs w:val="1"/>
                <w:color w:val="ffffff"/>
                <w:sz w:val="20"/>
                <w:szCs w:val="20"/>
                <w:rtl w:val="0"/>
              </w:rPr>
              <w:t xml:space="preserve">Tác nhân</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2DE">
            <w:pPr>
              <w:spacing w:after="240" w:before="240" w:lineRule="auto"/>
              <w:ind w:left="-60" w:firstLine="0"/>
              <w:jc w:val="center"/>
              <w:rPr>
                <w:b w:val="1"/>
                <w:bCs w:val="1"/>
                <w:color w:val="ffffff"/>
                <w:sz w:val="20"/>
                <w:szCs w:val="20"/>
              </w:rPr>
            </w:pPr>
            <w:r w:rsidDel="00000000" w:rsidR="00000000" w:rsidRPr="00000000">
              <w:rPr>
                <w:b w:val="1"/>
                <w:bCs w:val="1"/>
                <w:color w:val="ffffff"/>
                <w:sz w:val="20"/>
                <w:szCs w:val="20"/>
                <w:rtl w:val="0"/>
              </w:rPr>
              <w:t xml:space="preserve">Loại</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2DF">
            <w:pPr>
              <w:spacing w:after="240" w:before="240" w:lineRule="auto"/>
              <w:ind w:left="-60" w:firstLine="0"/>
              <w:jc w:val="center"/>
              <w:rPr>
                <w:b w:val="1"/>
                <w:bCs w:val="1"/>
                <w:color w:val="ffffff"/>
                <w:sz w:val="20"/>
                <w:szCs w:val="20"/>
              </w:rPr>
            </w:pPr>
            <w:r w:rsidDel="00000000" w:rsidR="00000000" w:rsidRPr="00000000">
              <w:rPr>
                <w:b w:val="1"/>
                <w:bCs w:val="1"/>
                <w:color w:val="ffffff"/>
                <w:sz w:val="20"/>
                <w:szCs w:val="20"/>
                <w:rtl w:val="0"/>
              </w:rPr>
              <w:t xml:space="preserve">Mô tả &amp; Phạm vi tương tác</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2E0">
            <w:pPr>
              <w:spacing w:after="240" w:before="240" w:lineRule="auto"/>
              <w:ind w:left="-60" w:firstLine="0"/>
              <w:jc w:val="center"/>
              <w:rPr>
                <w:b w:val="1"/>
                <w:bCs w:val="1"/>
                <w:color w:val="1a1a2e"/>
                <w:sz w:val="22"/>
                <w:szCs w:val="22"/>
              </w:rPr>
            </w:pPr>
            <w:r w:rsidDel="00000000" w:rsidR="00000000" w:rsidRPr="00000000">
              <w:rPr>
                <w:b w:val="1"/>
                <w:bCs w:val="1"/>
                <w:color w:val="1a1a2e"/>
                <w:sz w:val="22"/>
                <w:szCs w:val="22"/>
                <w:rtl w:val="0"/>
              </w:rPr>
              <w:t xml:space="preserve">1</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2E1">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Nhân viên (Employee)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2E2">
            <w:pPr>
              <w:spacing w:after="0" w:before="200" w:lineRule="auto"/>
              <w:ind w:left="-60" w:firstLine="0"/>
              <w:rPr>
                <w:color w:val="1a1a2e"/>
                <w:sz w:val="22"/>
                <w:szCs w:val="22"/>
              </w:rPr>
            </w:pPr>
            <w:r w:rsidDel="00000000" w:rsidR="00000000" w:rsidRPr="00000000">
              <w:rPr>
                <w:color w:val="1a1a2e"/>
                <w:sz w:val="22"/>
                <w:szCs w:val="22"/>
                <w:rtl w:val="0"/>
              </w:rPr>
              <w:t xml:space="preserve">Primary Actor</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2E3">
            <w:pPr>
              <w:spacing w:after="240" w:before="240" w:lineRule="auto"/>
              <w:ind w:left="-60" w:firstLine="0"/>
              <w:rPr>
                <w:color w:val="1a1a2e"/>
                <w:sz w:val="22"/>
                <w:szCs w:val="22"/>
              </w:rPr>
            </w:pPr>
            <w:r w:rsidDel="00000000" w:rsidR="00000000" w:rsidRPr="00000000">
              <w:rPr>
                <w:color w:val="1a1a2e"/>
                <w:sz w:val="22"/>
                <w:szCs w:val="22"/>
                <w:rtl w:val="0"/>
              </w:rPr>
              <w:t xml:space="preserve">Xem công việc được giao, cập nhật trạng thái (To-do → Doing → Done), tra cứu điểm KPI cá nhân, nhận thông báo từ Bot</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2E4">
            <w:pPr>
              <w:spacing w:after="240" w:before="240" w:lineRule="auto"/>
              <w:ind w:left="-60" w:firstLine="0"/>
              <w:jc w:val="center"/>
              <w:rPr>
                <w:b w:val="1"/>
                <w:bCs w:val="1"/>
                <w:color w:val="1a1a2e"/>
                <w:sz w:val="22"/>
                <w:szCs w:val="22"/>
              </w:rPr>
            </w:pPr>
            <w:r w:rsidDel="00000000" w:rsidR="00000000" w:rsidRPr="00000000">
              <w:rPr>
                <w:b w:val="1"/>
                <w:bCs w:val="1"/>
                <w:color w:val="1a1a2e"/>
                <w:sz w:val="22"/>
                <w:szCs w:val="22"/>
                <w:rtl w:val="0"/>
              </w:rPr>
              <w:t xml:space="preserve">2</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2E5">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Quản lý / Trưởng nhóm (Manager)</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2E6">
            <w:pPr>
              <w:spacing w:after="0" w:before="200" w:lineRule="auto"/>
              <w:ind w:left="-60" w:firstLine="0"/>
              <w:rPr>
                <w:color w:val="1a1a2e"/>
                <w:sz w:val="22"/>
                <w:szCs w:val="22"/>
              </w:rPr>
            </w:pPr>
            <w:r w:rsidDel="00000000" w:rsidR="00000000" w:rsidRPr="00000000">
              <w:rPr>
                <w:color w:val="1a1a2e"/>
                <w:sz w:val="22"/>
                <w:szCs w:val="22"/>
                <w:rtl w:val="0"/>
              </w:rPr>
              <w:t xml:space="preserve">Primary Actor</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2E7">
            <w:pPr>
              <w:spacing w:after="240" w:before="240" w:lineRule="auto"/>
              <w:ind w:left="-60" w:firstLine="0"/>
              <w:rPr>
                <w:color w:val="1a1a2e"/>
                <w:sz w:val="22"/>
                <w:szCs w:val="22"/>
              </w:rPr>
            </w:pPr>
            <w:r w:rsidDel="00000000" w:rsidR="00000000" w:rsidRPr="00000000">
              <w:rPr>
                <w:color w:val="1a1a2e"/>
                <w:sz w:val="22"/>
                <w:szCs w:val="22"/>
                <w:rtl w:val="0"/>
              </w:rPr>
              <w:t xml:space="preserve">Tạo &amp; giao việc, điều phối Kanban nhóm, thiết lập KPI, phê duyệt ngoại lệ KPI, xem báo cáo phòng ban</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2E8">
            <w:pPr>
              <w:spacing w:after="240" w:before="240" w:lineRule="auto"/>
              <w:ind w:left="-60" w:firstLine="0"/>
              <w:jc w:val="center"/>
              <w:rPr>
                <w:b w:val="1"/>
                <w:bCs w:val="1"/>
                <w:color w:val="1a1a2e"/>
                <w:sz w:val="22"/>
                <w:szCs w:val="22"/>
              </w:rPr>
            </w:pPr>
            <w:r w:rsidDel="00000000" w:rsidR="00000000" w:rsidRPr="00000000">
              <w:rPr>
                <w:b w:val="1"/>
                <w:bCs w:val="1"/>
                <w:color w:val="1a1a2e"/>
                <w:sz w:val="22"/>
                <w:szCs w:val="22"/>
                <w:rtl w:val="0"/>
              </w:rPr>
              <w:t xml:space="preserve">3</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2E9">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PM / PMO</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2EA">
            <w:pPr>
              <w:spacing w:after="0" w:before="200" w:lineRule="auto"/>
              <w:ind w:left="-60" w:firstLine="0"/>
              <w:rPr>
                <w:color w:val="1a1a2e"/>
                <w:sz w:val="22"/>
                <w:szCs w:val="22"/>
              </w:rPr>
            </w:pPr>
            <w:r w:rsidDel="00000000" w:rsidR="00000000" w:rsidRPr="00000000">
              <w:rPr>
                <w:color w:val="1a1a2e"/>
                <w:sz w:val="22"/>
                <w:szCs w:val="22"/>
                <w:rtl w:val="0"/>
              </w:rPr>
              <w:t xml:space="preserve">Primary Actor</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2EB">
            <w:pPr>
              <w:spacing w:after="240" w:before="240" w:lineRule="auto"/>
              <w:ind w:left="-60" w:firstLine="0"/>
              <w:rPr>
                <w:color w:val="1a1a2e"/>
                <w:sz w:val="22"/>
                <w:szCs w:val="22"/>
              </w:rPr>
            </w:pPr>
            <w:r w:rsidDel="00000000" w:rsidR="00000000" w:rsidRPr="00000000">
              <w:rPr>
                <w:color w:val="1a1a2e"/>
                <w:sz w:val="22"/>
                <w:szCs w:val="22"/>
                <w:rtl w:val="0"/>
              </w:rPr>
              <w:t xml:space="preserve">Quản lý công việc liên phòng ban, theo dõi tiến độ dự án, tra cứu lịch sử hoạt động, quản lý hồ sơ tài liệu dự án</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2EC">
            <w:pPr>
              <w:spacing w:after="240" w:before="240" w:lineRule="auto"/>
              <w:ind w:left="-60" w:firstLine="0"/>
              <w:jc w:val="center"/>
              <w:rPr>
                <w:b w:val="1"/>
                <w:bCs w:val="1"/>
                <w:color w:val="1a1a2e"/>
                <w:sz w:val="22"/>
                <w:szCs w:val="22"/>
              </w:rPr>
            </w:pPr>
            <w:r w:rsidDel="00000000" w:rsidR="00000000" w:rsidRPr="00000000">
              <w:rPr>
                <w:b w:val="1"/>
                <w:bCs w:val="1"/>
                <w:color w:val="1a1a2e"/>
                <w:sz w:val="22"/>
                <w:szCs w:val="22"/>
                <w:rtl w:val="0"/>
              </w:rPr>
              <w:t xml:space="preserve">4</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2ED">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Ban Giám đốc (Director)</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2EE">
            <w:pPr>
              <w:spacing w:after="0" w:before="200" w:lineRule="auto"/>
              <w:ind w:left="-60" w:firstLine="0"/>
              <w:rPr>
                <w:color w:val="1a1a2e"/>
                <w:sz w:val="22"/>
                <w:szCs w:val="22"/>
              </w:rPr>
            </w:pPr>
            <w:r w:rsidDel="00000000" w:rsidR="00000000" w:rsidRPr="00000000">
              <w:rPr>
                <w:color w:val="1a1a2e"/>
                <w:sz w:val="22"/>
                <w:szCs w:val="22"/>
                <w:rtl w:val="0"/>
              </w:rPr>
              <w:t xml:space="preserve">Primary Actor</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2EF">
            <w:pPr>
              <w:spacing w:after="240" w:before="240" w:lineRule="auto"/>
              <w:ind w:left="-60" w:firstLine="0"/>
              <w:rPr>
                <w:color w:val="1a1a2e"/>
                <w:sz w:val="22"/>
                <w:szCs w:val="22"/>
              </w:rPr>
            </w:pPr>
            <w:r w:rsidDel="00000000" w:rsidR="00000000" w:rsidRPr="00000000">
              <w:rPr>
                <w:color w:val="1a1a2e"/>
                <w:sz w:val="22"/>
                <w:szCs w:val="22"/>
                <w:rtl w:val="0"/>
              </w:rPr>
              <w:t xml:space="preserve">Xem Dashboard tổng quan toàn tổ chức, phân tích KPI theo phòng ban/dự án, phê duyệt mục tiêu chiến lược</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2F0">
            <w:pPr>
              <w:spacing w:after="240" w:before="240" w:lineRule="auto"/>
              <w:ind w:left="-60" w:firstLine="0"/>
              <w:jc w:val="center"/>
              <w:rPr>
                <w:b w:val="1"/>
                <w:bCs w:val="1"/>
                <w:color w:val="1a1a2e"/>
                <w:sz w:val="22"/>
                <w:szCs w:val="22"/>
              </w:rPr>
            </w:pPr>
            <w:r w:rsidDel="00000000" w:rsidR="00000000" w:rsidRPr="00000000">
              <w:rPr>
                <w:b w:val="1"/>
                <w:bCs w:val="1"/>
                <w:color w:val="1a1a2e"/>
                <w:sz w:val="22"/>
                <w:szCs w:val="22"/>
                <w:rtl w:val="0"/>
              </w:rPr>
              <w:t xml:space="preserve">5</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2F1">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Quản trị viên (Admin)</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2F2">
            <w:pPr>
              <w:spacing w:after="0" w:before="200" w:lineRule="auto"/>
              <w:ind w:left="-60" w:firstLine="0"/>
              <w:rPr>
                <w:color w:val="1a1a2e"/>
                <w:sz w:val="22"/>
                <w:szCs w:val="22"/>
              </w:rPr>
            </w:pPr>
            <w:r w:rsidDel="00000000" w:rsidR="00000000" w:rsidRPr="00000000">
              <w:rPr>
                <w:color w:val="1a1a2e"/>
                <w:sz w:val="22"/>
                <w:szCs w:val="22"/>
                <w:rtl w:val="0"/>
              </w:rPr>
              <w:t xml:space="preserve">Primary Actor</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2F3">
            <w:pPr>
              <w:spacing w:after="240" w:before="240" w:lineRule="auto"/>
              <w:ind w:left="-60" w:firstLine="0"/>
              <w:rPr>
                <w:color w:val="1a1a2e"/>
                <w:sz w:val="22"/>
                <w:szCs w:val="22"/>
              </w:rPr>
            </w:pPr>
            <w:r w:rsidDel="00000000" w:rsidR="00000000" w:rsidRPr="00000000">
              <w:rPr>
                <w:color w:val="1a1a2e"/>
                <w:sz w:val="22"/>
                <w:szCs w:val="22"/>
                <w:rtl w:val="0"/>
              </w:rPr>
              <w:t xml:space="preserve">Quản lý tài khoản, phân quyền RBAC, cấu hình hệ thống, quản lý danh mục phòng ban/dự án, tra cứu audit log</w:t>
            </w:r>
          </w:p>
        </w:tc>
      </w:tr>
      <w:tr>
        <w:trPr>
          <w:cantSplit w:val="0"/>
          <w:trHeight w:val="88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2F4">
            <w:pPr>
              <w:spacing w:after="240" w:before="240" w:lineRule="auto"/>
              <w:ind w:left="-60" w:firstLine="0"/>
              <w:jc w:val="center"/>
              <w:rPr>
                <w:b w:val="1"/>
                <w:bCs w:val="1"/>
                <w:color w:val="1a1a2e"/>
                <w:sz w:val="22"/>
                <w:szCs w:val="22"/>
              </w:rPr>
            </w:pPr>
            <w:r w:rsidDel="00000000" w:rsidR="00000000" w:rsidRPr="00000000">
              <w:rPr>
                <w:b w:val="1"/>
                <w:bCs w:val="1"/>
                <w:color w:val="1a1a2e"/>
                <w:sz w:val="22"/>
                <w:szCs w:val="22"/>
                <w:rtl w:val="0"/>
              </w:rPr>
              <w:t xml:space="preserve">6</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2F5">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Microsoft Teams Bot</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2F6">
            <w:pPr>
              <w:spacing w:after="0" w:before="200" w:lineRule="auto"/>
              <w:ind w:left="-60" w:firstLine="0"/>
              <w:rPr>
                <w:color w:val="1a1a2e"/>
                <w:sz w:val="22"/>
                <w:szCs w:val="22"/>
              </w:rPr>
            </w:pPr>
            <w:r w:rsidDel="00000000" w:rsidR="00000000" w:rsidRPr="00000000">
              <w:rPr>
                <w:color w:val="1a1a2e"/>
                <w:sz w:val="22"/>
                <w:szCs w:val="22"/>
                <w:rtl w:val="0"/>
              </w:rPr>
              <w:t xml:space="preserve">Secondary Actor</w:t>
            </w:r>
          </w:p>
          <w:p w:rsidR="00000000" w:rsidDel="00000000" w:rsidP="00000000" w:rsidRDefault="00000000" w:rsidRPr="00000000" w14:paraId="000002F7">
            <w:pPr>
              <w:spacing w:after="0" w:before="200" w:lineRule="auto"/>
              <w:ind w:left="-60" w:firstLine="0"/>
              <w:rPr>
                <w:color w:val="1a1a2e"/>
                <w:sz w:val="22"/>
                <w:szCs w:val="22"/>
              </w:rPr>
            </w:pPr>
            <w:r w:rsidDel="00000000" w:rsidR="00000000" w:rsidRPr="00000000">
              <w:rPr>
                <w:color w:val="1a1a2e"/>
                <w:sz w:val="22"/>
                <w:szCs w:val="22"/>
                <w:rtl w:val="0"/>
              </w:rPr>
              <w:t xml:space="preserve">(Hệ thống)</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2F8">
            <w:pPr>
              <w:spacing w:after="240" w:before="240" w:lineRule="auto"/>
              <w:ind w:left="-60" w:firstLine="0"/>
              <w:rPr>
                <w:color w:val="1a1a2e"/>
                <w:sz w:val="22"/>
                <w:szCs w:val="22"/>
              </w:rPr>
            </w:pPr>
            <w:r w:rsidDel="00000000" w:rsidR="00000000" w:rsidRPr="00000000">
              <w:rPr>
                <w:color w:val="1a1a2e"/>
                <w:sz w:val="22"/>
                <w:szCs w:val="22"/>
                <w:rtl w:val="0"/>
              </w:rPr>
              <w:t xml:space="preserve">Gửi nhắc việc tự động khi task sắp đến hạn (≤24h) hoặc trễ tiến độ; nhận lệnh nhanh từ người dùng qua chat</w:t>
            </w:r>
          </w:p>
        </w:tc>
      </w:tr>
      <w:tr>
        <w:trPr>
          <w:cantSplit w:val="0"/>
          <w:trHeight w:val="1092.4336751302078"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2F9">
            <w:pPr>
              <w:spacing w:after="240" w:before="240" w:lineRule="auto"/>
              <w:ind w:left="-60" w:firstLine="0"/>
              <w:jc w:val="center"/>
              <w:rPr>
                <w:b w:val="1"/>
                <w:bCs w:val="1"/>
                <w:color w:val="1a1a2e"/>
                <w:sz w:val="22"/>
                <w:szCs w:val="22"/>
              </w:rPr>
            </w:pPr>
            <w:r w:rsidDel="00000000" w:rsidR="00000000" w:rsidRPr="00000000">
              <w:rPr>
                <w:b w:val="1"/>
                <w:bCs w:val="1"/>
                <w:color w:val="1a1a2e"/>
                <w:sz w:val="22"/>
                <w:szCs w:val="22"/>
                <w:rtl w:val="0"/>
              </w:rPr>
              <w:t xml:space="preserve">7</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2FA">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KPI Engine (Scheduler)</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2FB">
            <w:pPr>
              <w:spacing w:after="0" w:before="200" w:lineRule="auto"/>
              <w:ind w:left="-60" w:firstLine="0"/>
              <w:rPr>
                <w:color w:val="1a1a2e"/>
                <w:sz w:val="22"/>
                <w:szCs w:val="22"/>
              </w:rPr>
            </w:pPr>
            <w:r w:rsidDel="00000000" w:rsidR="00000000" w:rsidRPr="00000000">
              <w:rPr>
                <w:color w:val="1a1a2e"/>
                <w:sz w:val="22"/>
                <w:szCs w:val="22"/>
                <w:rtl w:val="0"/>
              </w:rPr>
              <w:t xml:space="preserve">Secondary Actor</w:t>
            </w:r>
          </w:p>
          <w:p w:rsidR="00000000" w:rsidDel="00000000" w:rsidP="00000000" w:rsidRDefault="00000000" w:rsidRPr="00000000" w14:paraId="000002FC">
            <w:pPr>
              <w:spacing w:after="0" w:before="200" w:lineRule="auto"/>
              <w:ind w:left="-60" w:firstLine="0"/>
              <w:rPr>
                <w:color w:val="1a1a2e"/>
                <w:sz w:val="22"/>
                <w:szCs w:val="22"/>
              </w:rPr>
            </w:pPr>
            <w:r w:rsidDel="00000000" w:rsidR="00000000" w:rsidRPr="00000000">
              <w:rPr>
                <w:color w:val="1a1a2e"/>
                <w:sz w:val="22"/>
                <w:szCs w:val="22"/>
                <w:rtl w:val="0"/>
              </w:rPr>
              <w:t xml:space="preserve">(Hệ thống)</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2FD">
            <w:pPr>
              <w:spacing w:after="240" w:before="240" w:lineRule="auto"/>
              <w:ind w:left="-60" w:firstLine="0"/>
              <w:rPr>
                <w:color w:val="1a1a2e"/>
                <w:sz w:val="22"/>
                <w:szCs w:val="22"/>
              </w:rPr>
            </w:pPr>
            <w:r w:rsidDel="00000000" w:rsidR="00000000" w:rsidRPr="00000000">
              <w:rPr>
                <w:color w:val="1a1a2e"/>
                <w:sz w:val="22"/>
                <w:szCs w:val="22"/>
                <w:rtl w:val="0"/>
              </w:rPr>
              <w:t xml:space="preserve">Azure Function chạy định kỳ: tổng hợp task đúng hạn/trễ hạn/quá hạn, tính điểm KPI theo công thức cấu hình sẵn</w:t>
            </w:r>
          </w:p>
        </w:tc>
      </w:tr>
      <w:tr>
        <w:trPr>
          <w:cantSplit w:val="0"/>
          <w:trHeight w:val="1042.4336751302124"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2FE">
            <w:pPr>
              <w:spacing w:after="240" w:before="240" w:lineRule="auto"/>
              <w:ind w:left="-60" w:firstLine="0"/>
              <w:jc w:val="center"/>
              <w:rPr>
                <w:b w:val="1"/>
                <w:bCs w:val="1"/>
                <w:color w:val="1a1a2e"/>
                <w:sz w:val="22"/>
                <w:szCs w:val="22"/>
              </w:rPr>
            </w:pPr>
            <w:r w:rsidDel="00000000" w:rsidR="00000000" w:rsidRPr="00000000">
              <w:rPr>
                <w:b w:val="1"/>
                <w:bCs w:val="1"/>
                <w:color w:val="1a1a2e"/>
                <w:sz w:val="22"/>
                <w:szCs w:val="22"/>
                <w:rtl w:val="0"/>
              </w:rPr>
              <w:t xml:space="preserve">8</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2FF">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Microsoft Graph API</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00">
            <w:pPr>
              <w:spacing w:after="0" w:before="200" w:lineRule="auto"/>
              <w:ind w:left="-60" w:firstLine="0"/>
              <w:rPr>
                <w:color w:val="1a1a2e"/>
                <w:sz w:val="22"/>
                <w:szCs w:val="22"/>
              </w:rPr>
            </w:pPr>
            <w:r w:rsidDel="00000000" w:rsidR="00000000" w:rsidRPr="00000000">
              <w:rPr>
                <w:color w:val="1a1a2e"/>
                <w:sz w:val="22"/>
                <w:szCs w:val="22"/>
                <w:rtl w:val="0"/>
              </w:rPr>
              <w:t xml:space="preserve">Secondary Actor</w:t>
            </w:r>
          </w:p>
          <w:p w:rsidR="00000000" w:rsidDel="00000000" w:rsidP="00000000" w:rsidRDefault="00000000" w:rsidRPr="00000000" w14:paraId="00000301">
            <w:pPr>
              <w:spacing w:after="0" w:before="200" w:lineRule="auto"/>
              <w:ind w:left="-60" w:firstLine="0"/>
              <w:rPr>
                <w:color w:val="1a1a2e"/>
                <w:sz w:val="22"/>
                <w:szCs w:val="22"/>
              </w:rPr>
            </w:pPr>
            <w:r w:rsidDel="00000000" w:rsidR="00000000" w:rsidRPr="00000000">
              <w:rPr>
                <w:color w:val="1a1a2e"/>
                <w:sz w:val="22"/>
                <w:szCs w:val="22"/>
                <w:rtl w:val="0"/>
              </w:rPr>
              <w:t xml:space="preserve">(Hệ thống)</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02">
            <w:pPr>
              <w:spacing w:after="240" w:before="240" w:lineRule="auto"/>
              <w:ind w:left="-60" w:firstLine="0"/>
              <w:rPr>
                <w:color w:val="1a1a2e"/>
                <w:sz w:val="22"/>
                <w:szCs w:val="22"/>
              </w:rPr>
            </w:pPr>
            <w:r w:rsidDel="00000000" w:rsidR="00000000" w:rsidRPr="00000000">
              <w:rPr>
                <w:color w:val="1a1a2e"/>
                <w:sz w:val="22"/>
                <w:szCs w:val="22"/>
                <w:rtl w:val="0"/>
              </w:rPr>
              <w:t xml:space="preserve">Đồng bộ thông tin người dùng từ Azure AD / Microsoft 365; cung cấp danh sách nhân viên, cơ cấu tổ chức</w:t>
            </w:r>
          </w:p>
        </w:tc>
      </w:tr>
      <w:tr>
        <w:trPr>
          <w:cantSplit w:val="0"/>
          <w:trHeight w:val="1261.6666666666697"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03">
            <w:pPr>
              <w:spacing w:after="240" w:before="240" w:lineRule="auto"/>
              <w:ind w:left="-60" w:firstLine="0"/>
              <w:jc w:val="center"/>
              <w:rPr>
                <w:b w:val="1"/>
                <w:bCs w:val="1"/>
                <w:color w:val="1a1a2e"/>
                <w:sz w:val="22"/>
                <w:szCs w:val="22"/>
              </w:rPr>
            </w:pPr>
            <w:r w:rsidDel="00000000" w:rsidR="00000000" w:rsidRPr="00000000">
              <w:rPr>
                <w:b w:val="1"/>
                <w:bCs w:val="1"/>
                <w:color w:val="1a1a2e"/>
                <w:sz w:val="22"/>
                <w:szCs w:val="22"/>
                <w:rtl w:val="0"/>
              </w:rPr>
              <w:t xml:space="preserve">9</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04">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Report Service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05">
            <w:pPr>
              <w:spacing w:after="0" w:before="200" w:lineRule="auto"/>
              <w:ind w:left="-60" w:firstLine="0"/>
              <w:rPr>
                <w:color w:val="1a1a2e"/>
                <w:sz w:val="22"/>
                <w:szCs w:val="22"/>
              </w:rPr>
            </w:pPr>
            <w:r w:rsidDel="00000000" w:rsidR="00000000" w:rsidRPr="00000000">
              <w:rPr>
                <w:color w:val="1a1a2e"/>
                <w:sz w:val="22"/>
                <w:szCs w:val="22"/>
                <w:rtl w:val="0"/>
              </w:rPr>
              <w:t xml:space="preserve">Secondary Actor</w:t>
            </w:r>
          </w:p>
          <w:p w:rsidR="00000000" w:rsidDel="00000000" w:rsidP="00000000" w:rsidRDefault="00000000" w:rsidRPr="00000000" w14:paraId="00000306">
            <w:pPr>
              <w:spacing w:after="0" w:before="200" w:lineRule="auto"/>
              <w:ind w:left="-60" w:firstLine="0"/>
              <w:rPr>
                <w:color w:val="1a1a2e"/>
                <w:sz w:val="22"/>
                <w:szCs w:val="22"/>
              </w:rPr>
            </w:pPr>
            <w:r w:rsidDel="00000000" w:rsidR="00000000" w:rsidRPr="00000000">
              <w:rPr>
                <w:color w:val="1a1a2e"/>
                <w:sz w:val="22"/>
                <w:szCs w:val="22"/>
                <w:rtl w:val="0"/>
              </w:rPr>
              <w:t xml:space="preserve">(Hệ thống)</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07">
            <w:pPr>
              <w:spacing w:after="240" w:before="240" w:lineRule="auto"/>
              <w:ind w:left="-60" w:firstLine="0"/>
              <w:rPr>
                <w:color w:val="1a1a2e"/>
                <w:sz w:val="22"/>
                <w:szCs w:val="22"/>
              </w:rPr>
            </w:pPr>
            <w:r w:rsidDel="00000000" w:rsidR="00000000" w:rsidRPr="00000000">
              <w:rPr>
                <w:color w:val="1a1a2e"/>
                <w:sz w:val="22"/>
                <w:szCs w:val="22"/>
                <w:rtl w:val="0"/>
              </w:rPr>
              <w:t xml:space="preserve">Tổng hợp dữ liệu, xuất báo cáo định kỳ theo lịch hoặc theo yêu cầu ra định dạng Excel/PDF</w:t>
            </w:r>
          </w:p>
        </w:tc>
      </w:tr>
    </w:tbl>
    <w:p w:rsidR="00000000" w:rsidDel="00000000" w:rsidP="00000000" w:rsidRDefault="00000000" w:rsidRPr="00000000" w14:paraId="00000308">
      <w:pPr>
        <w:spacing w:before="200" w:lineRule="auto"/>
        <w:rPr>
          <w:sz w:val="26"/>
          <w:szCs w:val="26"/>
        </w:rPr>
      </w:pPr>
      <w:r w:rsidDel="00000000" w:rsidR="00000000" w:rsidRPr="00000000">
        <w:rPr>
          <w:color w:val="1a1a2e"/>
          <w:sz w:val="26"/>
          <w:szCs w:val="26"/>
          <w:rtl w:val="0"/>
        </w:rPr>
        <w:t xml:space="preserve">Các tác nhân hệ thống (Teams Bot, KPI Engine, Microsoft Graph API, Report Service) hoạt động tự động theo sự kiện hoặc lịch định kỳ, không cần can thiệp thủ công.</w:t>
      </w:r>
      <w:r w:rsidDel="00000000" w:rsidR="00000000" w:rsidRPr="00000000">
        <w:rPr>
          <w:rtl w:val="0"/>
        </w:rPr>
      </w:r>
    </w:p>
    <w:p w:rsidR="00000000" w:rsidDel="00000000" w:rsidP="00000000" w:rsidRDefault="00000000" w:rsidRPr="00000000" w14:paraId="00000309">
      <w:pPr>
        <w:pStyle w:val="Heading3"/>
        <w:keepNext w:val="0"/>
        <w:keepLines w:val="0"/>
        <w:spacing w:after="80" w:before="360" w:line="278.00000000000006" w:lineRule="auto"/>
        <w:ind w:left="0" w:firstLine="0"/>
        <w:jc w:val="both"/>
        <w:rPr>
          <w:b w:val="1"/>
          <w:bCs w:val="1"/>
          <w:sz w:val="32"/>
          <w:szCs w:val="32"/>
        </w:rPr>
      </w:pPr>
      <w:bookmarkStart w:colFirst="0" w:colLast="0" w:name="_xdz59lshd8gg" w:id="63"/>
      <w:bookmarkEnd w:id="63"/>
      <w:r w:rsidDel="00000000" w:rsidR="00000000" w:rsidRPr="00000000">
        <w:rPr>
          <w:b w:val="1"/>
          <w:bCs w:val="1"/>
          <w:sz w:val="32"/>
          <w:szCs w:val="32"/>
          <w:rtl w:val="0"/>
        </w:rPr>
        <w:t xml:space="preserve">2. Chuyển đổi yêu cầu chức năng sang trường hợp sử dụng</w:t>
      </w:r>
    </w:p>
    <w:p w:rsidR="00000000" w:rsidDel="00000000" w:rsidP="00000000" w:rsidRDefault="00000000" w:rsidRPr="00000000" w14:paraId="0000030A">
      <w:pPr>
        <w:pStyle w:val="Heading4"/>
        <w:keepNext w:val="0"/>
        <w:keepLines w:val="0"/>
        <w:spacing w:after="120" w:before="120" w:line="276" w:lineRule="auto"/>
        <w:ind w:left="141.7322834645669" w:hanging="11.338582677165245"/>
        <w:rPr>
          <w:b w:val="1"/>
          <w:bCs w:val="1"/>
          <w:sz w:val="30"/>
          <w:szCs w:val="30"/>
        </w:rPr>
      </w:pPr>
      <w:bookmarkStart w:colFirst="0" w:colLast="0" w:name="_nar4vslnh3jt" w:id="64"/>
      <w:bookmarkEnd w:id="64"/>
      <w:r w:rsidDel="00000000" w:rsidR="00000000" w:rsidRPr="00000000">
        <w:rPr>
          <w:b w:val="1"/>
          <w:bCs w:val="1"/>
          <w:sz w:val="30"/>
          <w:szCs w:val="30"/>
          <w:rtl w:val="0"/>
        </w:rPr>
        <w:t xml:space="preserve">2.1. Xây dựng phần mềm</w:t>
      </w:r>
    </w:p>
    <w:p w:rsidR="00000000" w:rsidDel="00000000" w:rsidP="00000000" w:rsidRDefault="00000000" w:rsidRPr="00000000" w14:paraId="0000030B">
      <w:pPr>
        <w:pStyle w:val="Heading5"/>
        <w:spacing w:after="200" w:before="120" w:line="276" w:lineRule="auto"/>
        <w:ind w:left="283.4645669291338" w:firstLine="0"/>
        <w:rPr>
          <w:rFonts w:ascii="Times New Roman" w:cs="Times New Roman" w:eastAsia="Times New Roman" w:hAnsi="Times New Roman"/>
          <w:b w:val="1"/>
          <w:bCs w:val="1"/>
          <w:color w:val="000000"/>
          <w:sz w:val="28"/>
          <w:szCs w:val="28"/>
        </w:rPr>
      </w:pPr>
      <w:bookmarkStart w:colFirst="0" w:colLast="0" w:name="_6a5s4df8f8po" w:id="65"/>
      <w:bookmarkEnd w:id="65"/>
      <w:r w:rsidDel="00000000" w:rsidR="00000000" w:rsidRPr="00000000">
        <w:rPr>
          <w:rFonts w:ascii="Times New Roman" w:cs="Times New Roman" w:eastAsia="Times New Roman" w:hAnsi="Times New Roman"/>
          <w:b w:val="1"/>
          <w:bCs w:val="1"/>
          <w:color w:val="000000"/>
          <w:sz w:val="28"/>
          <w:szCs w:val="28"/>
          <w:rtl w:val="0"/>
        </w:rPr>
        <w:t xml:space="preserve">2.1.1 Bảng chuyển đổi yêu cầu chức năng sang trường hợp sử dụng</w:t>
      </w:r>
    </w:p>
    <w:tbl>
      <w:tblPr>
        <w:tblStyle w:val="Table17"/>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585"/>
        <w:gridCol w:w="2721.666666666667"/>
        <w:gridCol w:w="2273.333333333333"/>
        <w:gridCol w:w="1575"/>
        <w:gridCol w:w="1530"/>
        <w:tblGridChange w:id="0">
          <w:tblGrid>
            <w:gridCol w:w="990"/>
            <w:gridCol w:w="585"/>
            <w:gridCol w:w="2721.666666666667"/>
            <w:gridCol w:w="2273.333333333333"/>
            <w:gridCol w:w="1575"/>
            <w:gridCol w:w="1530"/>
          </w:tblGrid>
        </w:tblGridChange>
      </w:tblGrid>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30C">
            <w:pPr>
              <w:spacing w:after="240" w:before="240" w:lineRule="auto"/>
              <w:ind w:left="-60" w:firstLine="0"/>
              <w:jc w:val="center"/>
              <w:rPr>
                <w:b w:val="1"/>
                <w:bCs w:val="1"/>
                <w:color w:val="ffffff"/>
                <w:sz w:val="22"/>
                <w:szCs w:val="22"/>
              </w:rPr>
            </w:pPr>
            <w:r w:rsidDel="00000000" w:rsidR="00000000" w:rsidRPr="00000000">
              <w:rPr>
                <w:b w:val="1"/>
                <w:bCs w:val="1"/>
                <w:color w:val="ffffff"/>
                <w:sz w:val="22"/>
                <w:szCs w:val="22"/>
                <w:rtl w:val="0"/>
              </w:rPr>
              <w:t xml:space="preserve">UC</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30D">
            <w:pPr>
              <w:spacing w:after="240" w:before="240" w:lineRule="auto"/>
              <w:ind w:left="-60" w:firstLine="0"/>
              <w:jc w:val="center"/>
              <w:rPr>
                <w:b w:val="1"/>
                <w:bCs w:val="1"/>
                <w:color w:val="ffffff"/>
                <w:sz w:val="22"/>
                <w:szCs w:val="22"/>
              </w:rPr>
            </w:pPr>
            <w:r w:rsidDel="00000000" w:rsidR="00000000" w:rsidRPr="00000000">
              <w:rPr>
                <w:b w:val="1"/>
                <w:bCs w:val="1"/>
                <w:color w:val="ffffff"/>
                <w:sz w:val="22"/>
                <w:szCs w:val="22"/>
                <w:rtl w:val="0"/>
              </w:rPr>
              <w:t xml:space="preserve">FR</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30E">
            <w:pPr>
              <w:spacing w:after="240" w:before="240" w:lineRule="auto"/>
              <w:ind w:left="-60" w:firstLine="0"/>
              <w:jc w:val="center"/>
              <w:rPr>
                <w:b w:val="1"/>
                <w:bCs w:val="1"/>
                <w:color w:val="ffffff"/>
                <w:sz w:val="22"/>
                <w:szCs w:val="22"/>
              </w:rPr>
            </w:pPr>
            <w:r w:rsidDel="00000000" w:rsidR="00000000" w:rsidRPr="00000000">
              <w:rPr>
                <w:b w:val="1"/>
                <w:bCs w:val="1"/>
                <w:color w:val="ffffff"/>
                <w:sz w:val="22"/>
                <w:szCs w:val="22"/>
                <w:rtl w:val="0"/>
              </w:rPr>
              <w:t xml:space="preserve">Yêu cầu chức năng</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30F">
            <w:pPr>
              <w:spacing w:after="240" w:before="240" w:lineRule="auto"/>
              <w:ind w:left="-60" w:firstLine="0"/>
              <w:jc w:val="center"/>
              <w:rPr>
                <w:b w:val="1"/>
                <w:bCs w:val="1"/>
                <w:color w:val="ffffff"/>
                <w:sz w:val="22"/>
                <w:szCs w:val="22"/>
              </w:rPr>
            </w:pPr>
            <w:r w:rsidDel="00000000" w:rsidR="00000000" w:rsidRPr="00000000">
              <w:rPr>
                <w:b w:val="1"/>
                <w:bCs w:val="1"/>
                <w:color w:val="ffffff"/>
                <w:sz w:val="22"/>
                <w:szCs w:val="22"/>
                <w:rtl w:val="0"/>
              </w:rPr>
              <w:t xml:space="preserve">Use Case</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310">
            <w:pPr>
              <w:spacing w:after="240" w:before="240" w:lineRule="auto"/>
              <w:ind w:left="-60" w:firstLine="0"/>
              <w:jc w:val="center"/>
              <w:rPr>
                <w:b w:val="1"/>
                <w:bCs w:val="1"/>
                <w:color w:val="ffffff"/>
                <w:sz w:val="22"/>
                <w:szCs w:val="22"/>
              </w:rPr>
            </w:pPr>
            <w:r w:rsidDel="00000000" w:rsidR="00000000" w:rsidRPr="00000000">
              <w:rPr>
                <w:b w:val="1"/>
                <w:bCs w:val="1"/>
                <w:color w:val="ffffff"/>
                <w:sz w:val="22"/>
                <w:szCs w:val="22"/>
                <w:rtl w:val="0"/>
              </w:rPr>
              <w:t xml:space="preserve">Tác nhân chính</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311">
            <w:pPr>
              <w:spacing w:after="240" w:before="240" w:lineRule="auto"/>
              <w:ind w:left="-60" w:firstLine="0"/>
              <w:jc w:val="center"/>
              <w:rPr>
                <w:b w:val="1"/>
                <w:bCs w:val="1"/>
                <w:color w:val="ffffff"/>
                <w:sz w:val="22"/>
                <w:szCs w:val="22"/>
              </w:rPr>
            </w:pPr>
            <w:r w:rsidDel="00000000" w:rsidR="00000000" w:rsidRPr="00000000">
              <w:rPr>
                <w:b w:val="1"/>
                <w:bCs w:val="1"/>
                <w:color w:val="ffffff"/>
                <w:sz w:val="22"/>
                <w:szCs w:val="22"/>
                <w:rtl w:val="0"/>
              </w:rPr>
              <w:t xml:space="preserve">Nhóm</w:t>
            </w:r>
          </w:p>
        </w:tc>
      </w:tr>
      <w:tr>
        <w:trPr>
          <w:cantSplit w:val="0"/>
          <w:trHeight w:val="1625.7670084635358"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12">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UC-01</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13">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1</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14">
            <w:pPr>
              <w:spacing w:after="240" w:before="240" w:lineRule="auto"/>
              <w:ind w:left="-60" w:firstLine="0"/>
              <w:rPr>
                <w:color w:val="1a1a2e"/>
                <w:sz w:val="22"/>
                <w:szCs w:val="22"/>
              </w:rPr>
            </w:pPr>
            <w:r w:rsidDel="00000000" w:rsidR="00000000" w:rsidRPr="00000000">
              <w:rPr>
                <w:color w:val="1a1a2e"/>
                <w:sz w:val="22"/>
                <w:szCs w:val="22"/>
                <w:rtl w:val="0"/>
              </w:rPr>
              <w:t xml:space="preserve">Đăng nhập và định danh qua Microsoft Teams / SSO</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15">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Đăng nhập SSO</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16">
            <w:pPr>
              <w:spacing w:after="240" w:before="240" w:lineRule="auto"/>
              <w:ind w:left="-60" w:firstLine="0"/>
              <w:jc w:val="left"/>
              <w:rPr>
                <w:color w:val="1a1a2e"/>
                <w:sz w:val="22"/>
                <w:szCs w:val="22"/>
              </w:rPr>
            </w:pPr>
            <w:r w:rsidDel="00000000" w:rsidR="00000000" w:rsidRPr="00000000">
              <w:rPr>
                <w:color w:val="1a1a2e"/>
                <w:sz w:val="22"/>
                <w:szCs w:val="22"/>
                <w:rtl w:val="0"/>
              </w:rPr>
              <w:t xml:space="preserve">Tất cả</w:t>
            </w:r>
          </w:p>
        </w:tc>
        <w:tc>
          <w:tcPr>
            <w:tcBorders>
              <w:top w:color="b4c7d9" w:space="0" w:sz="6" w:val="single"/>
              <w:left w:color="b4c7d9" w:space="0" w:sz="6" w:val="single"/>
              <w:bottom w:color="b4c7d9" w:space="0" w:sz="6" w:val="single"/>
              <w:right w:color="b4c7d9" w:space="0" w:sz="6" w:val="single"/>
            </w:tcBorders>
            <w:shd w:fill="ede7f6" w:val="clear"/>
            <w:tcMar>
              <w:top w:w="80.0" w:type="dxa"/>
              <w:left w:w="160.0" w:type="dxa"/>
              <w:bottom w:w="80.0" w:type="dxa"/>
              <w:right w:w="160.0" w:type="dxa"/>
            </w:tcMar>
          </w:tcPr>
          <w:p w:rsidR="00000000" w:rsidDel="00000000" w:rsidP="00000000" w:rsidRDefault="00000000" w:rsidRPr="00000000" w14:paraId="00000317">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Định danh</w:t>
            </w:r>
          </w:p>
        </w:tc>
      </w:tr>
      <w:tr>
        <w:trPr>
          <w:cantSplit w:val="0"/>
          <w:trHeight w:val="1499.400227864580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18">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UC-02</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19">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2</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1A">
            <w:pPr>
              <w:spacing w:after="240" w:before="240" w:lineRule="auto"/>
              <w:ind w:left="-60" w:firstLine="0"/>
              <w:rPr>
                <w:color w:val="1a1a2e"/>
                <w:sz w:val="22"/>
                <w:szCs w:val="22"/>
              </w:rPr>
            </w:pPr>
            <w:r w:rsidDel="00000000" w:rsidR="00000000" w:rsidRPr="00000000">
              <w:rPr>
                <w:color w:val="1a1a2e"/>
                <w:sz w:val="22"/>
                <w:szCs w:val="22"/>
                <w:rtl w:val="0"/>
              </w:rPr>
              <w:t xml:space="preserve">Phân quyền truy cập theo vai trò (RBAC)</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1B">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Quản lý phân quyền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1C">
            <w:pPr>
              <w:spacing w:after="240" w:before="240" w:lineRule="auto"/>
              <w:ind w:left="-60" w:firstLine="0"/>
              <w:jc w:val="left"/>
              <w:rPr>
                <w:color w:val="1a1a2e"/>
                <w:sz w:val="22"/>
                <w:szCs w:val="22"/>
              </w:rPr>
            </w:pPr>
            <w:r w:rsidDel="00000000" w:rsidR="00000000" w:rsidRPr="00000000">
              <w:rPr>
                <w:color w:val="1a1a2e"/>
                <w:sz w:val="22"/>
                <w:szCs w:val="22"/>
                <w:rtl w:val="0"/>
              </w:rPr>
              <w:t xml:space="preserve">Admin</w:t>
            </w:r>
          </w:p>
        </w:tc>
        <w:tc>
          <w:tcPr>
            <w:tcBorders>
              <w:top w:color="b4c7d9" w:space="0" w:sz="6" w:val="single"/>
              <w:left w:color="b4c7d9" w:space="0" w:sz="6" w:val="single"/>
              <w:bottom w:color="b4c7d9" w:space="0" w:sz="6" w:val="single"/>
              <w:right w:color="b4c7d9" w:space="0" w:sz="6" w:val="single"/>
            </w:tcBorders>
            <w:shd w:fill="ede7f6" w:val="clear"/>
            <w:tcMar>
              <w:top w:w="80.0" w:type="dxa"/>
              <w:left w:w="160.0" w:type="dxa"/>
              <w:bottom w:w="80.0" w:type="dxa"/>
              <w:right w:w="160.0" w:type="dxa"/>
            </w:tcMar>
          </w:tcPr>
          <w:p w:rsidR="00000000" w:rsidDel="00000000" w:rsidP="00000000" w:rsidRDefault="00000000" w:rsidRPr="00000000" w14:paraId="0000031D">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Định danh</w:t>
            </w:r>
          </w:p>
        </w:tc>
      </w:tr>
      <w:tr>
        <w:trPr>
          <w:cantSplit w:val="0"/>
          <w:trHeight w:val="1449.40022786458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1E">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UC-03</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1F">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3</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20">
            <w:pPr>
              <w:spacing w:after="240" w:before="240" w:lineRule="auto"/>
              <w:ind w:left="-60" w:firstLine="0"/>
              <w:rPr>
                <w:color w:val="1a1a2e"/>
                <w:sz w:val="22"/>
                <w:szCs w:val="22"/>
              </w:rPr>
            </w:pPr>
            <w:r w:rsidDel="00000000" w:rsidR="00000000" w:rsidRPr="00000000">
              <w:rPr>
                <w:color w:val="1a1a2e"/>
                <w:sz w:val="22"/>
                <w:szCs w:val="22"/>
                <w:rtl w:val="0"/>
              </w:rPr>
              <w:t xml:space="preserve">Đồng bộ thông tin người dùng với Microsoft 365</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21">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Đồng bộ M365</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22">
            <w:pPr>
              <w:spacing w:after="240" w:before="240" w:lineRule="auto"/>
              <w:ind w:left="-60" w:firstLine="0"/>
              <w:jc w:val="left"/>
              <w:rPr>
                <w:color w:val="1a1a2e"/>
                <w:sz w:val="22"/>
                <w:szCs w:val="22"/>
              </w:rPr>
            </w:pPr>
            <w:r w:rsidDel="00000000" w:rsidR="00000000" w:rsidRPr="00000000">
              <w:rPr>
                <w:color w:val="1a1a2e"/>
                <w:sz w:val="22"/>
                <w:szCs w:val="22"/>
                <w:rtl w:val="0"/>
              </w:rPr>
              <w:t xml:space="preserve">Graph API (Auto)</w:t>
            </w:r>
          </w:p>
        </w:tc>
        <w:tc>
          <w:tcPr>
            <w:tcBorders>
              <w:top w:color="b4c7d9" w:space="0" w:sz="6" w:val="single"/>
              <w:left w:color="b4c7d9" w:space="0" w:sz="6" w:val="single"/>
              <w:bottom w:color="b4c7d9" w:space="0" w:sz="6" w:val="single"/>
              <w:right w:color="b4c7d9" w:space="0" w:sz="6" w:val="single"/>
            </w:tcBorders>
            <w:shd w:fill="e0f7fa" w:val="clear"/>
            <w:tcMar>
              <w:top w:w="80.0" w:type="dxa"/>
              <w:left w:w="160.0" w:type="dxa"/>
              <w:bottom w:w="80.0" w:type="dxa"/>
              <w:right w:w="160.0" w:type="dxa"/>
            </w:tcMar>
          </w:tcPr>
          <w:p w:rsidR="00000000" w:rsidDel="00000000" w:rsidP="00000000" w:rsidRDefault="00000000" w:rsidRPr="00000000" w14:paraId="00000323">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Tích hợp</w:t>
            </w:r>
          </w:p>
        </w:tc>
      </w:tr>
      <w:tr>
        <w:trPr>
          <w:cantSplit w:val="0"/>
          <w:trHeight w:val="1625.767008463549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24">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UC-04</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25">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4</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26">
            <w:pPr>
              <w:spacing w:after="240" w:before="240" w:lineRule="auto"/>
              <w:ind w:left="-60" w:firstLine="0"/>
              <w:rPr>
                <w:color w:val="1a1a2e"/>
                <w:sz w:val="22"/>
                <w:szCs w:val="22"/>
              </w:rPr>
            </w:pPr>
            <w:r w:rsidDel="00000000" w:rsidR="00000000" w:rsidRPr="00000000">
              <w:rPr>
                <w:color w:val="1a1a2e"/>
                <w:sz w:val="22"/>
                <w:szCs w:val="22"/>
                <w:rtl w:val="0"/>
              </w:rPr>
              <w:t xml:space="preserve">Quản lý danh mục phòng ban / dự án / đơn vị</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27">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Quản lý danh mục</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28">
            <w:pPr>
              <w:spacing w:after="240" w:before="240" w:lineRule="auto"/>
              <w:ind w:left="-60" w:firstLine="0"/>
              <w:jc w:val="left"/>
              <w:rPr>
                <w:color w:val="1a1a2e"/>
                <w:sz w:val="22"/>
                <w:szCs w:val="22"/>
              </w:rPr>
            </w:pPr>
            <w:r w:rsidDel="00000000" w:rsidR="00000000" w:rsidRPr="00000000">
              <w:rPr>
                <w:color w:val="1a1a2e"/>
                <w:sz w:val="22"/>
                <w:szCs w:val="22"/>
                <w:rtl w:val="0"/>
              </w:rPr>
              <w:t xml:space="preserve">Admin</w:t>
            </w:r>
          </w:p>
        </w:tc>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329">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Dữ liệu nền</w:t>
            </w:r>
          </w:p>
        </w:tc>
      </w:tr>
      <w:tr>
        <w:trPr>
          <w:cantSplit w:val="0"/>
          <w:trHeight w:val="1499.400227864580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2A">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UC-05</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2B">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5</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2C">
            <w:pPr>
              <w:spacing w:after="240" w:before="240" w:lineRule="auto"/>
              <w:ind w:left="-60" w:firstLine="0"/>
              <w:rPr>
                <w:color w:val="1a1a2e"/>
                <w:sz w:val="22"/>
                <w:szCs w:val="22"/>
              </w:rPr>
            </w:pPr>
            <w:r w:rsidDel="00000000" w:rsidR="00000000" w:rsidRPr="00000000">
              <w:rPr>
                <w:color w:val="1a1a2e"/>
                <w:sz w:val="22"/>
                <w:szCs w:val="22"/>
                <w:rtl w:val="0"/>
              </w:rPr>
              <w:t xml:space="preserve">Quản lý dữ liệu nghiệp vụ (danh mục vận hành)</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2D">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Quản lý dữ liệu nghiệp vụ</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2E">
            <w:pPr>
              <w:spacing w:after="240" w:before="240" w:lineRule="auto"/>
              <w:ind w:left="-60" w:firstLine="0"/>
              <w:jc w:val="left"/>
              <w:rPr>
                <w:color w:val="1a1a2e"/>
                <w:sz w:val="22"/>
                <w:szCs w:val="22"/>
              </w:rPr>
            </w:pPr>
            <w:r w:rsidDel="00000000" w:rsidR="00000000" w:rsidRPr="00000000">
              <w:rPr>
                <w:color w:val="1a1a2e"/>
                <w:sz w:val="22"/>
                <w:szCs w:val="22"/>
                <w:rtl w:val="0"/>
              </w:rPr>
              <w:t xml:space="preserve">Admin, Manager</w:t>
            </w:r>
          </w:p>
        </w:tc>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32F">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Dữ liệu nền</w:t>
            </w:r>
          </w:p>
        </w:tc>
      </w:tr>
      <w:tr>
        <w:trPr>
          <w:cantSplit w:val="0"/>
          <w:trHeight w:val="1516.0668945312502"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30">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UC-06</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31">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7</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32">
            <w:pPr>
              <w:spacing w:after="240" w:before="240" w:lineRule="auto"/>
              <w:ind w:left="-60" w:firstLine="0"/>
              <w:rPr>
                <w:color w:val="1a1a2e"/>
                <w:sz w:val="22"/>
                <w:szCs w:val="22"/>
              </w:rPr>
            </w:pPr>
            <w:r w:rsidDel="00000000" w:rsidR="00000000" w:rsidRPr="00000000">
              <w:rPr>
                <w:color w:val="1a1a2e"/>
                <w:sz w:val="22"/>
                <w:szCs w:val="22"/>
                <w:rtl w:val="0"/>
              </w:rPr>
              <w:t xml:space="preserve">Tạo công việc và giao việc cho nhân viên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33">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Tạo &amp; giao công việc</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34">
            <w:pPr>
              <w:spacing w:after="240" w:before="240" w:lineRule="auto"/>
              <w:ind w:left="-60" w:firstLine="0"/>
              <w:jc w:val="left"/>
              <w:rPr>
                <w:color w:val="1a1a2e"/>
                <w:sz w:val="22"/>
                <w:szCs w:val="22"/>
              </w:rPr>
            </w:pPr>
            <w:r w:rsidDel="00000000" w:rsidR="00000000" w:rsidRPr="00000000">
              <w:rPr>
                <w:color w:val="1a1a2e"/>
                <w:sz w:val="22"/>
                <w:szCs w:val="22"/>
                <w:rtl w:val="0"/>
              </w:rPr>
              <w:t xml:space="preserve">Manager, PM</w:t>
            </w:r>
          </w:p>
        </w:tc>
        <w:tc>
          <w:tcPr>
            <w:tcBorders>
              <w:top w:color="b4c7d9" w:space="0" w:sz="6" w:val="single"/>
              <w:left w:color="b4c7d9" w:space="0" w:sz="6" w:val="single"/>
              <w:bottom w:color="b4c7d9" w:space="0" w:sz="6" w:val="single"/>
              <w:right w:color="b4c7d9" w:space="0" w:sz="6" w:val="single"/>
            </w:tcBorders>
            <w:shd w:fill="e2efda" w:val="clear"/>
            <w:tcMar>
              <w:top w:w="80.0" w:type="dxa"/>
              <w:left w:w="160.0" w:type="dxa"/>
              <w:bottom w:w="80.0" w:type="dxa"/>
              <w:right w:w="160.0" w:type="dxa"/>
            </w:tcMar>
          </w:tcPr>
          <w:p w:rsidR="00000000" w:rsidDel="00000000" w:rsidP="00000000" w:rsidRDefault="00000000" w:rsidRPr="00000000" w14:paraId="00000335">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Công việc</w:t>
            </w:r>
          </w:p>
        </w:tc>
      </w:tr>
      <w:tr>
        <w:trPr>
          <w:cantSplit w:val="0"/>
          <w:trHeight w:val="1366.0668945312502"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36">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UC-07</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37">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8</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38">
            <w:pPr>
              <w:spacing w:after="240" w:before="240" w:lineRule="auto"/>
              <w:ind w:left="-60" w:firstLine="0"/>
              <w:rPr>
                <w:color w:val="1a1a2e"/>
                <w:sz w:val="22"/>
                <w:szCs w:val="22"/>
              </w:rPr>
            </w:pPr>
            <w:r w:rsidDel="00000000" w:rsidR="00000000" w:rsidRPr="00000000">
              <w:rPr>
                <w:color w:val="1a1a2e"/>
                <w:sz w:val="22"/>
                <w:szCs w:val="22"/>
                <w:rtl w:val="0"/>
              </w:rPr>
              <w:t xml:space="preserve">Cập nhật trạng thái công việc</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39">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Cập nhật trạng thái task</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3A">
            <w:pPr>
              <w:spacing w:after="240" w:before="240" w:lineRule="auto"/>
              <w:ind w:left="-60" w:firstLine="0"/>
              <w:jc w:val="left"/>
              <w:rPr>
                <w:color w:val="1a1a2e"/>
                <w:sz w:val="22"/>
                <w:szCs w:val="22"/>
              </w:rPr>
            </w:pPr>
            <w:r w:rsidDel="00000000" w:rsidR="00000000" w:rsidRPr="00000000">
              <w:rPr>
                <w:color w:val="1a1a2e"/>
                <w:sz w:val="22"/>
                <w:szCs w:val="22"/>
                <w:rtl w:val="0"/>
              </w:rPr>
              <w:t xml:space="preserve">Employee</w:t>
            </w:r>
          </w:p>
        </w:tc>
        <w:tc>
          <w:tcPr>
            <w:tcBorders>
              <w:top w:color="b4c7d9" w:space="0" w:sz="6" w:val="single"/>
              <w:left w:color="b4c7d9" w:space="0" w:sz="6" w:val="single"/>
              <w:bottom w:color="b4c7d9" w:space="0" w:sz="6" w:val="single"/>
              <w:right w:color="b4c7d9" w:space="0" w:sz="6" w:val="single"/>
            </w:tcBorders>
            <w:shd w:fill="e2efda" w:val="clear"/>
            <w:tcMar>
              <w:top w:w="80.0" w:type="dxa"/>
              <w:left w:w="160.0" w:type="dxa"/>
              <w:bottom w:w="80.0" w:type="dxa"/>
              <w:right w:w="160.0" w:type="dxa"/>
            </w:tcMar>
          </w:tcPr>
          <w:p w:rsidR="00000000" w:rsidDel="00000000" w:rsidP="00000000" w:rsidRDefault="00000000" w:rsidRPr="00000000" w14:paraId="0000033B">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Công việc</w:t>
            </w:r>
          </w:p>
        </w:tc>
      </w:tr>
      <w:tr>
        <w:trPr>
          <w:cantSplit w:val="0"/>
          <w:trHeight w:val="1532.73356119792"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3C">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UC-08</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3D">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9</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3E">
            <w:pPr>
              <w:spacing w:after="240" w:before="240" w:lineRule="auto"/>
              <w:ind w:left="-60" w:firstLine="0"/>
              <w:rPr>
                <w:color w:val="1a1a2e"/>
                <w:sz w:val="22"/>
                <w:szCs w:val="22"/>
              </w:rPr>
            </w:pPr>
            <w:r w:rsidDel="00000000" w:rsidR="00000000" w:rsidRPr="00000000">
              <w:rPr>
                <w:color w:val="1a1a2e"/>
                <w:sz w:val="22"/>
                <w:szCs w:val="22"/>
                <w:rtl w:val="0"/>
              </w:rPr>
              <w:t xml:space="preserve">Điều phối công việc theo mô hình Kanban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3F">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Quản lý Kanban board</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40">
            <w:pPr>
              <w:spacing w:after="240" w:before="240" w:lineRule="auto"/>
              <w:ind w:left="-60" w:firstLine="0"/>
              <w:jc w:val="left"/>
              <w:rPr>
                <w:color w:val="1a1a2e"/>
                <w:sz w:val="22"/>
                <w:szCs w:val="22"/>
              </w:rPr>
            </w:pPr>
            <w:r w:rsidDel="00000000" w:rsidR="00000000" w:rsidRPr="00000000">
              <w:rPr>
                <w:color w:val="1a1a2e"/>
                <w:sz w:val="22"/>
                <w:szCs w:val="22"/>
                <w:rtl w:val="0"/>
              </w:rPr>
              <w:t xml:space="preserve">Manager, PM</w:t>
            </w:r>
          </w:p>
        </w:tc>
        <w:tc>
          <w:tcPr>
            <w:tcBorders>
              <w:top w:color="b4c7d9" w:space="0" w:sz="6" w:val="single"/>
              <w:left w:color="b4c7d9" w:space="0" w:sz="6" w:val="single"/>
              <w:bottom w:color="b4c7d9" w:space="0" w:sz="6" w:val="single"/>
              <w:right w:color="b4c7d9" w:space="0" w:sz="6" w:val="single"/>
            </w:tcBorders>
            <w:shd w:fill="e2efda" w:val="clear"/>
            <w:tcMar>
              <w:top w:w="80.0" w:type="dxa"/>
              <w:left w:w="160.0" w:type="dxa"/>
              <w:bottom w:w="80.0" w:type="dxa"/>
              <w:right w:w="160.0" w:type="dxa"/>
            </w:tcMar>
          </w:tcPr>
          <w:p w:rsidR="00000000" w:rsidDel="00000000" w:rsidP="00000000" w:rsidRDefault="00000000" w:rsidRPr="00000000" w14:paraId="00000341">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Công việc</w:t>
            </w:r>
          </w:p>
        </w:tc>
      </w:tr>
      <w:tr>
        <w:trPr>
          <w:cantSplit w:val="0"/>
          <w:trHeight w:val="1566.0668945312457"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42">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UC-09</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43">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10</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44">
            <w:pPr>
              <w:spacing w:after="240" w:before="240" w:lineRule="auto"/>
              <w:ind w:left="-60" w:firstLine="0"/>
              <w:rPr>
                <w:color w:val="1a1a2e"/>
                <w:sz w:val="22"/>
                <w:szCs w:val="22"/>
              </w:rPr>
            </w:pPr>
            <w:r w:rsidDel="00000000" w:rsidR="00000000" w:rsidRPr="00000000">
              <w:rPr>
                <w:color w:val="1a1a2e"/>
                <w:sz w:val="22"/>
                <w:szCs w:val="22"/>
                <w:rtl w:val="0"/>
              </w:rPr>
              <w:t xml:space="preserve">Chuyển giao / tái phân công công việc</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45">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Chuyển giao công việc</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46">
            <w:pPr>
              <w:spacing w:after="240" w:before="240" w:lineRule="auto"/>
              <w:ind w:left="-60" w:firstLine="0"/>
              <w:jc w:val="left"/>
              <w:rPr>
                <w:color w:val="1a1a2e"/>
                <w:sz w:val="22"/>
                <w:szCs w:val="22"/>
              </w:rPr>
            </w:pPr>
            <w:r w:rsidDel="00000000" w:rsidR="00000000" w:rsidRPr="00000000">
              <w:rPr>
                <w:color w:val="1a1a2e"/>
                <w:sz w:val="22"/>
                <w:szCs w:val="22"/>
                <w:rtl w:val="0"/>
              </w:rPr>
              <w:t xml:space="preserve">Manager</w:t>
            </w:r>
          </w:p>
        </w:tc>
        <w:tc>
          <w:tcPr>
            <w:tcBorders>
              <w:top w:color="b4c7d9" w:space="0" w:sz="6" w:val="single"/>
              <w:left w:color="b4c7d9" w:space="0" w:sz="6" w:val="single"/>
              <w:bottom w:color="b4c7d9" w:space="0" w:sz="6" w:val="single"/>
              <w:right w:color="b4c7d9" w:space="0" w:sz="6" w:val="single"/>
            </w:tcBorders>
            <w:shd w:fill="e2efda" w:val="clear"/>
            <w:tcMar>
              <w:top w:w="80.0" w:type="dxa"/>
              <w:left w:w="160.0" w:type="dxa"/>
              <w:bottom w:w="80.0" w:type="dxa"/>
              <w:right w:w="160.0" w:type="dxa"/>
            </w:tcMar>
          </w:tcPr>
          <w:p w:rsidR="00000000" w:rsidDel="00000000" w:rsidP="00000000" w:rsidRDefault="00000000" w:rsidRPr="00000000" w14:paraId="00000347">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Công việc</w:t>
            </w:r>
          </w:p>
        </w:tc>
      </w:tr>
      <w:tr>
        <w:trPr>
          <w:cantSplit w:val="0"/>
          <w:trHeight w:val="1566.0668945312593"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48">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UC-10</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49">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11</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4A">
            <w:pPr>
              <w:spacing w:after="240" w:before="240" w:lineRule="auto"/>
              <w:ind w:left="-60" w:firstLine="0"/>
              <w:rPr>
                <w:color w:val="1a1a2e"/>
                <w:sz w:val="22"/>
                <w:szCs w:val="22"/>
              </w:rPr>
            </w:pPr>
            <w:r w:rsidDel="00000000" w:rsidR="00000000" w:rsidRPr="00000000">
              <w:rPr>
                <w:color w:val="1a1a2e"/>
                <w:sz w:val="22"/>
                <w:szCs w:val="22"/>
                <w:rtl w:val="0"/>
              </w:rPr>
              <w:t xml:space="preserve">Phối hợp và phân phối công việc liên đơn vị</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4B">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Công việc liên phòng ban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4C">
            <w:pPr>
              <w:spacing w:after="240" w:before="240" w:lineRule="auto"/>
              <w:ind w:left="-60" w:firstLine="0"/>
              <w:jc w:val="left"/>
              <w:rPr>
                <w:color w:val="1a1a2e"/>
                <w:sz w:val="22"/>
                <w:szCs w:val="22"/>
              </w:rPr>
            </w:pPr>
            <w:r w:rsidDel="00000000" w:rsidR="00000000" w:rsidRPr="00000000">
              <w:rPr>
                <w:color w:val="1a1a2e"/>
                <w:sz w:val="22"/>
                <w:szCs w:val="22"/>
                <w:rtl w:val="0"/>
              </w:rPr>
              <w:t xml:space="preserve">PM, Manager</w:t>
            </w:r>
          </w:p>
        </w:tc>
        <w:tc>
          <w:tcPr>
            <w:tcBorders>
              <w:top w:color="b4c7d9" w:space="0" w:sz="6" w:val="single"/>
              <w:left w:color="b4c7d9" w:space="0" w:sz="6" w:val="single"/>
              <w:bottom w:color="b4c7d9" w:space="0" w:sz="6" w:val="single"/>
              <w:right w:color="b4c7d9" w:space="0" w:sz="6" w:val="single"/>
            </w:tcBorders>
            <w:shd w:fill="e2efda" w:val="clear"/>
            <w:tcMar>
              <w:top w:w="80.0" w:type="dxa"/>
              <w:left w:w="160.0" w:type="dxa"/>
              <w:bottom w:w="80.0" w:type="dxa"/>
              <w:right w:w="160.0" w:type="dxa"/>
            </w:tcMar>
          </w:tcPr>
          <w:p w:rsidR="00000000" w:rsidDel="00000000" w:rsidP="00000000" w:rsidRDefault="00000000" w:rsidRPr="00000000" w14:paraId="0000034D">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Công việc</w:t>
            </w:r>
          </w:p>
        </w:tc>
      </w:tr>
      <w:tr>
        <w:trPr>
          <w:cantSplit w:val="0"/>
          <w:trHeight w:val="1582.7335611979154"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4E">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UC-11</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4F">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12</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50">
            <w:pPr>
              <w:spacing w:after="240" w:before="240" w:lineRule="auto"/>
              <w:ind w:left="-60" w:firstLine="0"/>
              <w:rPr>
                <w:color w:val="1a1a2e"/>
                <w:sz w:val="22"/>
                <w:szCs w:val="22"/>
              </w:rPr>
            </w:pPr>
            <w:r w:rsidDel="00000000" w:rsidR="00000000" w:rsidRPr="00000000">
              <w:rPr>
                <w:color w:val="1a1a2e"/>
                <w:sz w:val="22"/>
                <w:szCs w:val="22"/>
                <w:rtl w:val="0"/>
              </w:rPr>
              <w:t xml:space="preserve">Thiết lập tiêu chí đánh giá KPI</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51">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Thiết lập KPI</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52">
            <w:pPr>
              <w:spacing w:after="240" w:before="240" w:lineRule="auto"/>
              <w:ind w:left="-60" w:firstLine="0"/>
              <w:jc w:val="left"/>
              <w:rPr>
                <w:color w:val="1a1a2e"/>
                <w:sz w:val="22"/>
                <w:szCs w:val="22"/>
              </w:rPr>
            </w:pPr>
            <w:r w:rsidDel="00000000" w:rsidR="00000000" w:rsidRPr="00000000">
              <w:rPr>
                <w:color w:val="1a1a2e"/>
                <w:sz w:val="22"/>
                <w:szCs w:val="22"/>
                <w:rtl w:val="0"/>
              </w:rPr>
              <w:t xml:space="preserve">Manager, Director</w:t>
            </w:r>
          </w:p>
        </w:tc>
        <w:tc>
          <w:tcPr>
            <w:tcBorders>
              <w:top w:color="b4c7d9" w:space="0" w:sz="6" w:val="single"/>
              <w:left w:color="b4c7d9" w:space="0" w:sz="6" w:val="single"/>
              <w:bottom w:color="b4c7d9" w:space="0" w:sz="6" w:val="single"/>
              <w:right w:color="b4c7d9" w:space="0" w:sz="6" w:val="single"/>
            </w:tcBorders>
            <w:shd w:fill="fce4d6" w:val="clear"/>
            <w:tcMar>
              <w:top w:w="80.0" w:type="dxa"/>
              <w:left w:w="160.0" w:type="dxa"/>
              <w:bottom w:w="80.0" w:type="dxa"/>
              <w:right w:w="160.0" w:type="dxa"/>
            </w:tcMar>
          </w:tcPr>
          <w:p w:rsidR="00000000" w:rsidDel="00000000" w:rsidP="00000000" w:rsidRDefault="00000000" w:rsidRPr="00000000" w14:paraId="00000353">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KPI</w:t>
            </w:r>
          </w:p>
        </w:tc>
      </w:tr>
      <w:tr>
        <w:trPr>
          <w:cantSplit w:val="0"/>
          <w:trHeight w:val="1632.733561197924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54">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UC-12</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55">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13</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56">
            <w:pPr>
              <w:spacing w:after="240" w:before="240" w:lineRule="auto"/>
              <w:ind w:left="-60" w:firstLine="0"/>
              <w:rPr>
                <w:color w:val="1a1a2e"/>
                <w:sz w:val="22"/>
                <w:szCs w:val="22"/>
              </w:rPr>
            </w:pPr>
            <w:r w:rsidDel="00000000" w:rsidR="00000000" w:rsidRPr="00000000">
              <w:rPr>
                <w:color w:val="1a1a2e"/>
                <w:sz w:val="22"/>
                <w:szCs w:val="22"/>
                <w:rtl w:val="0"/>
              </w:rPr>
              <w:t xml:space="preserve">Tính toán điểm KPI tự động</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57">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Tính KPI tự động</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58">
            <w:pPr>
              <w:spacing w:after="240" w:before="240" w:lineRule="auto"/>
              <w:ind w:left="-60" w:firstLine="0"/>
              <w:jc w:val="left"/>
              <w:rPr>
                <w:color w:val="1a1a2e"/>
                <w:sz w:val="22"/>
                <w:szCs w:val="22"/>
              </w:rPr>
            </w:pPr>
            <w:r w:rsidDel="00000000" w:rsidR="00000000" w:rsidRPr="00000000">
              <w:rPr>
                <w:color w:val="1a1a2e"/>
                <w:sz w:val="22"/>
                <w:szCs w:val="22"/>
                <w:rtl w:val="0"/>
              </w:rPr>
              <w:t xml:space="preserve">KPI Engine (Auto)</w:t>
            </w:r>
          </w:p>
        </w:tc>
        <w:tc>
          <w:tcPr>
            <w:tcBorders>
              <w:top w:color="b4c7d9" w:space="0" w:sz="6" w:val="single"/>
              <w:left w:color="b4c7d9" w:space="0" w:sz="6" w:val="single"/>
              <w:bottom w:color="b4c7d9" w:space="0" w:sz="6" w:val="single"/>
              <w:right w:color="b4c7d9" w:space="0" w:sz="6" w:val="single"/>
            </w:tcBorders>
            <w:shd w:fill="fce4d6" w:val="clear"/>
            <w:tcMar>
              <w:top w:w="80.0" w:type="dxa"/>
              <w:left w:w="160.0" w:type="dxa"/>
              <w:bottom w:w="80.0" w:type="dxa"/>
              <w:right w:w="160.0" w:type="dxa"/>
            </w:tcMar>
          </w:tcPr>
          <w:p w:rsidR="00000000" w:rsidDel="00000000" w:rsidP="00000000" w:rsidRDefault="00000000" w:rsidRPr="00000000" w14:paraId="00000359">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KPI</w:t>
            </w:r>
          </w:p>
        </w:tc>
      </w:tr>
      <w:tr>
        <w:trPr>
          <w:cantSplit w:val="0"/>
          <w:trHeight w:val="1766.0668945312548"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5A">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UC-13</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5B">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14</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5C">
            <w:pPr>
              <w:spacing w:after="240" w:before="240" w:lineRule="auto"/>
              <w:ind w:left="-60" w:firstLine="0"/>
              <w:rPr>
                <w:color w:val="1a1a2e"/>
                <w:sz w:val="22"/>
                <w:szCs w:val="22"/>
              </w:rPr>
            </w:pPr>
            <w:r w:rsidDel="00000000" w:rsidR="00000000" w:rsidRPr="00000000">
              <w:rPr>
                <w:color w:val="1a1a2e"/>
                <w:sz w:val="22"/>
                <w:szCs w:val="22"/>
                <w:rtl w:val="0"/>
              </w:rPr>
              <w:t xml:space="preserve">Rà soát, xác nhận và điều chỉnh ngoại lệ KPI</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5D">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Phê duyệt ngoại lệ KPI</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5E">
            <w:pPr>
              <w:spacing w:after="240" w:before="240" w:lineRule="auto"/>
              <w:ind w:left="-60" w:firstLine="0"/>
              <w:jc w:val="left"/>
              <w:rPr>
                <w:color w:val="1a1a2e"/>
                <w:sz w:val="22"/>
                <w:szCs w:val="22"/>
              </w:rPr>
            </w:pPr>
            <w:r w:rsidDel="00000000" w:rsidR="00000000" w:rsidRPr="00000000">
              <w:rPr>
                <w:color w:val="1a1a2e"/>
                <w:sz w:val="22"/>
                <w:szCs w:val="22"/>
                <w:rtl w:val="0"/>
              </w:rPr>
              <w:t xml:space="preserve">Manager</w:t>
            </w:r>
          </w:p>
        </w:tc>
        <w:tc>
          <w:tcPr>
            <w:tcBorders>
              <w:top w:color="b4c7d9" w:space="0" w:sz="6" w:val="single"/>
              <w:left w:color="b4c7d9" w:space="0" w:sz="6" w:val="single"/>
              <w:bottom w:color="b4c7d9" w:space="0" w:sz="6" w:val="single"/>
              <w:right w:color="b4c7d9" w:space="0" w:sz="6" w:val="single"/>
            </w:tcBorders>
            <w:shd w:fill="fce4d6" w:val="clear"/>
            <w:tcMar>
              <w:top w:w="80.0" w:type="dxa"/>
              <w:left w:w="160.0" w:type="dxa"/>
              <w:bottom w:w="80.0" w:type="dxa"/>
              <w:right w:w="160.0" w:type="dxa"/>
            </w:tcMar>
          </w:tcPr>
          <w:p w:rsidR="00000000" w:rsidDel="00000000" w:rsidP="00000000" w:rsidRDefault="00000000" w:rsidRPr="00000000" w14:paraId="0000035F">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KPI</w:t>
            </w:r>
          </w:p>
        </w:tc>
      </w:tr>
      <w:tr>
        <w:trPr>
          <w:cantSplit w:val="0"/>
          <w:trHeight w:val="1599.40022786458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60">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UC-14</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61">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15</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62">
            <w:pPr>
              <w:spacing w:after="240" w:before="240" w:lineRule="auto"/>
              <w:ind w:left="-60" w:firstLine="0"/>
              <w:rPr>
                <w:color w:val="1a1a2e"/>
                <w:sz w:val="22"/>
                <w:szCs w:val="22"/>
              </w:rPr>
            </w:pPr>
            <w:r w:rsidDel="00000000" w:rsidR="00000000" w:rsidRPr="00000000">
              <w:rPr>
                <w:color w:val="1a1a2e"/>
                <w:sz w:val="22"/>
                <w:szCs w:val="22"/>
                <w:rtl w:val="0"/>
              </w:rPr>
              <w:t xml:space="preserve">Nhắc việc tự động qua Bot / thông báo Teams</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63">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Thông báo &amp; nhắc nhở</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64">
            <w:pPr>
              <w:spacing w:after="240" w:before="240" w:lineRule="auto"/>
              <w:ind w:left="-60" w:firstLine="0"/>
              <w:jc w:val="left"/>
              <w:rPr>
                <w:color w:val="1a1a2e"/>
                <w:sz w:val="22"/>
                <w:szCs w:val="22"/>
              </w:rPr>
            </w:pPr>
            <w:r w:rsidDel="00000000" w:rsidR="00000000" w:rsidRPr="00000000">
              <w:rPr>
                <w:color w:val="1a1a2e"/>
                <w:sz w:val="22"/>
                <w:szCs w:val="22"/>
                <w:rtl w:val="0"/>
              </w:rPr>
              <w:t xml:space="preserve">Teams Bot (Auto)</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65">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Tự động hóa</w:t>
            </w:r>
          </w:p>
        </w:tc>
      </w:tr>
      <w:tr>
        <w:trPr>
          <w:cantSplit w:val="0"/>
          <w:trHeight w:val="1616.0668945312548"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66">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UC-15</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67">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16</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68">
            <w:pPr>
              <w:spacing w:after="240" w:before="240" w:lineRule="auto"/>
              <w:ind w:left="-60" w:firstLine="0"/>
              <w:rPr>
                <w:color w:val="1a1a2e"/>
                <w:sz w:val="22"/>
                <w:szCs w:val="22"/>
              </w:rPr>
            </w:pPr>
            <w:r w:rsidDel="00000000" w:rsidR="00000000" w:rsidRPr="00000000">
              <w:rPr>
                <w:color w:val="1a1a2e"/>
                <w:sz w:val="22"/>
                <w:szCs w:val="22"/>
                <w:rtl w:val="0"/>
              </w:rPr>
              <w:t xml:space="preserve">Theo dõi tiến độ và phát hiện bất thường dữ liệu</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69">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Giám sát bất thường</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6A">
            <w:pPr>
              <w:spacing w:after="240" w:before="240" w:lineRule="auto"/>
              <w:ind w:left="-60" w:firstLine="0"/>
              <w:jc w:val="left"/>
              <w:rPr>
                <w:color w:val="1a1a2e"/>
                <w:sz w:val="22"/>
                <w:szCs w:val="22"/>
              </w:rPr>
            </w:pPr>
            <w:r w:rsidDel="00000000" w:rsidR="00000000" w:rsidRPr="00000000">
              <w:rPr>
                <w:color w:val="1a1a2e"/>
                <w:sz w:val="22"/>
                <w:szCs w:val="22"/>
                <w:rtl w:val="0"/>
              </w:rPr>
              <w:t xml:space="preserve">Manager, PM</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6B">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Tự động hóa</w:t>
            </w:r>
          </w:p>
        </w:tc>
      </w:tr>
      <w:tr>
        <w:trPr>
          <w:cantSplit w:val="0"/>
          <w:trHeight w:val="1569.999999999991"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6C">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UC-16</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6D">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17</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6E">
            <w:pPr>
              <w:spacing w:after="240" w:before="240" w:lineRule="auto"/>
              <w:ind w:left="-60" w:firstLine="0"/>
              <w:rPr>
                <w:color w:val="1a1a2e"/>
                <w:sz w:val="22"/>
                <w:szCs w:val="22"/>
              </w:rPr>
            </w:pPr>
            <w:r w:rsidDel="00000000" w:rsidR="00000000" w:rsidRPr="00000000">
              <w:rPr>
                <w:color w:val="1a1a2e"/>
                <w:sz w:val="22"/>
                <w:szCs w:val="22"/>
                <w:rtl w:val="0"/>
              </w:rPr>
              <w:t xml:space="preserve">Hiển thị Dashboard hiệu suất tổng hợp</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6F">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Dashboard hiệu suất</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70">
            <w:pPr>
              <w:spacing w:after="240" w:before="240" w:lineRule="auto"/>
              <w:ind w:left="-60" w:firstLine="0"/>
              <w:jc w:val="left"/>
              <w:rPr>
                <w:color w:val="1a1a2e"/>
                <w:sz w:val="22"/>
                <w:szCs w:val="22"/>
              </w:rPr>
            </w:pPr>
            <w:r w:rsidDel="00000000" w:rsidR="00000000" w:rsidRPr="00000000">
              <w:rPr>
                <w:color w:val="1a1a2e"/>
                <w:sz w:val="22"/>
                <w:szCs w:val="22"/>
                <w:rtl w:val="0"/>
              </w:rPr>
              <w:t xml:space="preserve">Tất cả</w:t>
            </w:r>
          </w:p>
        </w:tc>
        <w:tc>
          <w:tcPr>
            <w:tcBorders>
              <w:top w:color="b4c7d9" w:space="0" w:sz="6" w:val="single"/>
              <w:left w:color="b4c7d9" w:space="0" w:sz="6" w:val="single"/>
              <w:bottom w:color="b4c7d9" w:space="0" w:sz="6" w:val="single"/>
              <w:right w:color="b4c7d9" w:space="0" w:sz="6" w:val="single"/>
            </w:tcBorders>
            <w:shd w:fill="d6e4f0" w:val="clear"/>
            <w:tcMar>
              <w:top w:w="80.0" w:type="dxa"/>
              <w:left w:w="160.0" w:type="dxa"/>
              <w:bottom w:w="80.0" w:type="dxa"/>
              <w:right w:w="160.0" w:type="dxa"/>
            </w:tcMar>
          </w:tcPr>
          <w:p w:rsidR="00000000" w:rsidDel="00000000" w:rsidP="00000000" w:rsidRDefault="00000000" w:rsidRPr="00000000" w14:paraId="00000371">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Báo cáo</w:t>
            </w:r>
          </w:p>
        </w:tc>
      </w:tr>
      <w:tr>
        <w:trPr>
          <w:cantSplit w:val="0"/>
          <w:trHeight w:val="1549.4002278645896"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72">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UC-17</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73">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18</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74">
            <w:pPr>
              <w:spacing w:after="240" w:before="240" w:lineRule="auto"/>
              <w:ind w:left="-60" w:firstLine="0"/>
              <w:rPr>
                <w:color w:val="1a1a2e"/>
                <w:sz w:val="22"/>
                <w:szCs w:val="22"/>
              </w:rPr>
            </w:pPr>
            <w:r w:rsidDel="00000000" w:rsidR="00000000" w:rsidRPr="00000000">
              <w:rPr>
                <w:color w:val="1a1a2e"/>
                <w:sz w:val="22"/>
                <w:szCs w:val="22"/>
                <w:rtl w:val="0"/>
              </w:rPr>
              <w:t xml:space="preserve">Thống kê, tổng hợp và kết xuất báo cáo</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75">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Xuất báo cáo Excel/PDF</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76">
            <w:pPr>
              <w:spacing w:after="240" w:before="240" w:lineRule="auto"/>
              <w:ind w:left="-60" w:firstLine="0"/>
              <w:jc w:val="left"/>
              <w:rPr>
                <w:color w:val="1a1a2e"/>
                <w:sz w:val="22"/>
                <w:szCs w:val="22"/>
              </w:rPr>
            </w:pPr>
            <w:r w:rsidDel="00000000" w:rsidR="00000000" w:rsidRPr="00000000">
              <w:rPr>
                <w:color w:val="1a1a2e"/>
                <w:sz w:val="22"/>
                <w:szCs w:val="22"/>
                <w:rtl w:val="0"/>
              </w:rPr>
              <w:t xml:space="preserve">Manager, Director</w:t>
            </w:r>
          </w:p>
        </w:tc>
        <w:tc>
          <w:tcPr>
            <w:tcBorders>
              <w:top w:color="b4c7d9" w:space="0" w:sz="6" w:val="single"/>
              <w:left w:color="b4c7d9" w:space="0" w:sz="6" w:val="single"/>
              <w:bottom w:color="b4c7d9" w:space="0" w:sz="6" w:val="single"/>
              <w:right w:color="b4c7d9" w:space="0" w:sz="6" w:val="single"/>
            </w:tcBorders>
            <w:shd w:fill="d6e4f0" w:val="clear"/>
            <w:tcMar>
              <w:top w:w="80.0" w:type="dxa"/>
              <w:left w:w="160.0" w:type="dxa"/>
              <w:bottom w:w="80.0" w:type="dxa"/>
              <w:right w:w="160.0" w:type="dxa"/>
            </w:tcMar>
          </w:tcPr>
          <w:p w:rsidR="00000000" w:rsidDel="00000000" w:rsidP="00000000" w:rsidRDefault="00000000" w:rsidRPr="00000000" w14:paraId="00000377">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Báo cáo</w:t>
            </w:r>
          </w:p>
        </w:tc>
      </w:tr>
      <w:tr>
        <w:trPr>
          <w:cantSplit w:val="0"/>
          <w:trHeight w:val="1432.7335611979154"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78">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UC-18</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79">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19</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7A">
            <w:pPr>
              <w:spacing w:after="240" w:before="240" w:lineRule="auto"/>
              <w:ind w:left="-60" w:firstLine="0"/>
              <w:rPr>
                <w:color w:val="1a1a2e"/>
                <w:sz w:val="22"/>
                <w:szCs w:val="22"/>
              </w:rPr>
            </w:pPr>
            <w:r w:rsidDel="00000000" w:rsidR="00000000" w:rsidRPr="00000000">
              <w:rPr>
                <w:color w:val="1a1a2e"/>
                <w:sz w:val="22"/>
                <w:szCs w:val="22"/>
                <w:rtl w:val="0"/>
              </w:rPr>
              <w:t xml:space="preserve">Tìm kiếm &amp; lọc tích hợp dữ liệu công việc và KPI</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7B">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Tìm kiếm &amp; lọc tích hợp</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7C">
            <w:pPr>
              <w:spacing w:after="240" w:before="240" w:lineRule="auto"/>
              <w:ind w:left="-60" w:firstLine="0"/>
              <w:jc w:val="left"/>
              <w:rPr>
                <w:color w:val="1a1a2e"/>
                <w:sz w:val="22"/>
                <w:szCs w:val="22"/>
              </w:rPr>
            </w:pPr>
            <w:r w:rsidDel="00000000" w:rsidR="00000000" w:rsidRPr="00000000">
              <w:rPr>
                <w:color w:val="1a1a2e"/>
                <w:sz w:val="22"/>
                <w:szCs w:val="22"/>
                <w:rtl w:val="0"/>
              </w:rPr>
              <w:t xml:space="preserve">Tất cả</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7D">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Tra cứu</w:t>
            </w:r>
          </w:p>
        </w:tc>
      </w:tr>
      <w:tr>
        <w:trPr>
          <w:cantSplit w:val="0"/>
          <w:trHeight w:val="1582.733561197929"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7E">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UC-19</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7F">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20</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80">
            <w:pPr>
              <w:spacing w:after="240" w:before="240" w:lineRule="auto"/>
              <w:ind w:left="-60" w:firstLine="0"/>
              <w:rPr>
                <w:color w:val="1a1a2e"/>
                <w:sz w:val="22"/>
                <w:szCs w:val="22"/>
              </w:rPr>
            </w:pPr>
            <w:r w:rsidDel="00000000" w:rsidR="00000000" w:rsidRPr="00000000">
              <w:rPr>
                <w:color w:val="1a1a2e"/>
                <w:sz w:val="22"/>
                <w:szCs w:val="22"/>
                <w:rtl w:val="0"/>
              </w:rPr>
              <w:t xml:space="preserve">Ghi nhận log API và audit trail</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81">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Ghi nhận Audit Log</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82">
            <w:pPr>
              <w:spacing w:after="240" w:before="240" w:lineRule="auto"/>
              <w:ind w:left="-60" w:firstLine="0"/>
              <w:jc w:val="left"/>
              <w:rPr>
                <w:color w:val="1a1a2e"/>
                <w:sz w:val="22"/>
                <w:szCs w:val="22"/>
              </w:rPr>
            </w:pPr>
            <w:r w:rsidDel="00000000" w:rsidR="00000000" w:rsidRPr="00000000">
              <w:rPr>
                <w:color w:val="1a1a2e"/>
                <w:sz w:val="22"/>
                <w:szCs w:val="22"/>
                <w:rtl w:val="0"/>
              </w:rPr>
              <w:t xml:space="preserve">Log Service (Auto)</w:t>
            </w:r>
          </w:p>
        </w:tc>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383">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Nhật ký</w:t>
            </w:r>
          </w:p>
        </w:tc>
      </w:tr>
      <w:tr>
        <w:trPr>
          <w:cantSplit w:val="0"/>
          <w:trHeight w:val="1656.6666666666652"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84">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UC-20</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85">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21</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86">
            <w:pPr>
              <w:spacing w:after="240" w:before="240" w:lineRule="auto"/>
              <w:ind w:left="-60" w:firstLine="0"/>
              <w:rPr>
                <w:color w:val="1a1a2e"/>
                <w:sz w:val="22"/>
                <w:szCs w:val="22"/>
              </w:rPr>
            </w:pPr>
            <w:r w:rsidDel="00000000" w:rsidR="00000000" w:rsidRPr="00000000">
              <w:rPr>
                <w:color w:val="1a1a2e"/>
                <w:sz w:val="22"/>
                <w:szCs w:val="22"/>
                <w:rtl w:val="0"/>
              </w:rPr>
              <w:t xml:space="preserve">Tra cứu nhật ký và lịch sử hoạt động</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87">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Tra cứu lịch sử</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88">
            <w:pPr>
              <w:spacing w:after="240" w:before="240" w:lineRule="auto"/>
              <w:ind w:left="-60" w:firstLine="0"/>
              <w:jc w:val="left"/>
              <w:rPr>
                <w:color w:val="1a1a2e"/>
                <w:sz w:val="22"/>
                <w:szCs w:val="22"/>
              </w:rPr>
            </w:pPr>
            <w:r w:rsidDel="00000000" w:rsidR="00000000" w:rsidRPr="00000000">
              <w:rPr>
                <w:color w:val="1a1a2e"/>
                <w:sz w:val="22"/>
                <w:szCs w:val="22"/>
                <w:rtl w:val="0"/>
              </w:rPr>
              <w:t xml:space="preserve">Admin, PM, QA</w:t>
            </w:r>
          </w:p>
        </w:tc>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389">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Nhật ký</w:t>
            </w:r>
          </w:p>
        </w:tc>
      </w:tr>
      <w:tr>
        <w:trPr>
          <w:cantSplit w:val="0"/>
          <w:trHeight w:val="1499.4002278645942"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8A">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UC-21</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8B">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22</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8C">
            <w:pPr>
              <w:spacing w:after="240" w:before="240" w:lineRule="auto"/>
              <w:ind w:left="-60" w:firstLine="0"/>
              <w:rPr>
                <w:color w:val="1a1a2e"/>
                <w:sz w:val="22"/>
                <w:szCs w:val="22"/>
              </w:rPr>
            </w:pPr>
            <w:r w:rsidDel="00000000" w:rsidR="00000000" w:rsidRPr="00000000">
              <w:rPr>
                <w:color w:val="1a1a2e"/>
                <w:sz w:val="22"/>
                <w:szCs w:val="22"/>
                <w:rtl w:val="0"/>
              </w:rPr>
              <w:t xml:space="preserve">Quản lý hồ sơ tài liệu phần mềm / dự án</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8D">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Quản lý tài liệu dự án</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8E">
            <w:pPr>
              <w:spacing w:after="240" w:before="240" w:lineRule="auto"/>
              <w:ind w:left="-60" w:firstLine="0"/>
              <w:jc w:val="left"/>
              <w:rPr>
                <w:color w:val="1a1a2e"/>
                <w:sz w:val="22"/>
                <w:szCs w:val="22"/>
              </w:rPr>
            </w:pPr>
            <w:r w:rsidDel="00000000" w:rsidR="00000000" w:rsidRPr="00000000">
              <w:rPr>
                <w:color w:val="1a1a2e"/>
                <w:sz w:val="22"/>
                <w:szCs w:val="22"/>
                <w:rtl w:val="0"/>
              </w:rPr>
              <w:t xml:space="preserve">PM, Admin</w:t>
            </w:r>
          </w:p>
        </w:tc>
        <w:tc>
          <w:tcPr>
            <w:tcBorders>
              <w:top w:color="b4c7d9" w:space="0" w:sz="6" w:val="single"/>
              <w:left w:color="b4c7d9" w:space="0" w:sz="6" w:val="single"/>
              <w:bottom w:color="b4c7d9" w:space="0" w:sz="6" w:val="single"/>
              <w:right w:color="b4c7d9" w:space="0" w:sz="6" w:val="single"/>
            </w:tcBorders>
            <w:shd w:fill="e2efda" w:val="clear"/>
            <w:tcMar>
              <w:top w:w="80.0" w:type="dxa"/>
              <w:left w:w="160.0" w:type="dxa"/>
              <w:bottom w:w="80.0" w:type="dxa"/>
              <w:right w:w="160.0" w:type="dxa"/>
            </w:tcMar>
          </w:tcPr>
          <w:p w:rsidR="00000000" w:rsidDel="00000000" w:rsidP="00000000" w:rsidRDefault="00000000" w:rsidRPr="00000000" w14:paraId="0000038F">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Tài liệu</w:t>
            </w:r>
          </w:p>
        </w:tc>
      </w:tr>
      <w:tr>
        <w:trPr>
          <w:cantSplit w:val="0"/>
          <w:trHeight w:val="1532.7335611979063"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90">
            <w:pPr>
              <w:spacing w:after="240" w:before="240" w:lineRule="auto"/>
              <w:ind w:left="-60" w:firstLine="0"/>
              <w:jc w:val="center"/>
              <w:rPr>
                <w:b w:val="1"/>
                <w:bCs w:val="1"/>
                <w:color w:val="2e75b6"/>
                <w:sz w:val="22"/>
                <w:szCs w:val="22"/>
              </w:rPr>
            </w:pPr>
            <w:r w:rsidDel="00000000" w:rsidR="00000000" w:rsidRPr="00000000">
              <w:rPr>
                <w:b w:val="1"/>
                <w:bCs w:val="1"/>
                <w:color w:val="2e75b6"/>
                <w:sz w:val="22"/>
                <w:szCs w:val="22"/>
                <w:rtl w:val="0"/>
              </w:rPr>
              <w:t xml:space="preserve">UC-22</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91">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23</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92">
            <w:pPr>
              <w:spacing w:after="240" w:before="240" w:lineRule="auto"/>
              <w:ind w:left="-60" w:firstLine="0"/>
              <w:rPr>
                <w:color w:val="1a1a2e"/>
                <w:sz w:val="22"/>
                <w:szCs w:val="22"/>
              </w:rPr>
            </w:pPr>
            <w:r w:rsidDel="00000000" w:rsidR="00000000" w:rsidRPr="00000000">
              <w:rPr>
                <w:color w:val="1a1a2e"/>
                <w:sz w:val="22"/>
                <w:szCs w:val="22"/>
                <w:rtl w:val="0"/>
              </w:rPr>
              <w:t xml:space="preserve">Kiểm thử và đảm bảo chất lượng hệ thống</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93">
            <w:pPr>
              <w:spacing w:after="240" w:before="240" w:lineRule="auto"/>
              <w:ind w:left="-60" w:firstLine="0"/>
              <w:jc w:val="left"/>
              <w:rPr>
                <w:b w:val="1"/>
                <w:bCs w:val="1"/>
                <w:color w:val="1f4e79"/>
                <w:sz w:val="22"/>
                <w:szCs w:val="22"/>
              </w:rPr>
            </w:pPr>
            <w:r w:rsidDel="00000000" w:rsidR="00000000" w:rsidRPr="00000000">
              <w:rPr>
                <w:b w:val="1"/>
                <w:bCs w:val="1"/>
                <w:color w:val="1f4e79"/>
                <w:sz w:val="22"/>
                <w:szCs w:val="22"/>
                <w:rtl w:val="0"/>
              </w:rPr>
              <w:t xml:space="preserve">Hỗ trợ QA &amp; kiểm thử</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94">
            <w:pPr>
              <w:spacing w:after="240" w:before="240" w:lineRule="auto"/>
              <w:ind w:left="-60" w:firstLine="0"/>
              <w:jc w:val="left"/>
              <w:rPr>
                <w:color w:val="1a1a2e"/>
                <w:sz w:val="22"/>
                <w:szCs w:val="22"/>
              </w:rPr>
            </w:pPr>
            <w:r w:rsidDel="00000000" w:rsidR="00000000" w:rsidRPr="00000000">
              <w:rPr>
                <w:color w:val="1a1a2e"/>
                <w:sz w:val="22"/>
                <w:szCs w:val="22"/>
                <w:rtl w:val="0"/>
              </w:rPr>
              <w:t xml:space="preserve">QA / Admin</w:t>
            </w:r>
          </w:p>
        </w:tc>
        <w:tc>
          <w:tcPr>
            <w:tcBorders>
              <w:top w:color="b4c7d9" w:space="0" w:sz="6" w:val="single"/>
              <w:left w:color="b4c7d9" w:space="0" w:sz="6" w:val="single"/>
              <w:bottom w:color="b4c7d9" w:space="0" w:sz="6" w:val="single"/>
              <w:right w:color="b4c7d9" w:space="0" w:sz="6" w:val="single"/>
            </w:tcBorders>
            <w:shd w:fill="ede7f6" w:val="clear"/>
            <w:tcMar>
              <w:top w:w="80.0" w:type="dxa"/>
              <w:left w:w="160.0" w:type="dxa"/>
              <w:bottom w:w="80.0" w:type="dxa"/>
              <w:right w:w="160.0" w:type="dxa"/>
            </w:tcMar>
          </w:tcPr>
          <w:p w:rsidR="00000000" w:rsidDel="00000000" w:rsidP="00000000" w:rsidRDefault="00000000" w:rsidRPr="00000000" w14:paraId="00000395">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Chất lượng</w:t>
            </w:r>
          </w:p>
        </w:tc>
      </w:tr>
    </w:tbl>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5"/>
        <w:spacing w:after="120" w:before="120" w:line="276" w:lineRule="auto"/>
        <w:ind w:left="283.4645669291338" w:firstLine="6.732283464566997"/>
        <w:rPr>
          <w:rFonts w:ascii="Times New Roman" w:cs="Times New Roman" w:eastAsia="Times New Roman" w:hAnsi="Times New Roman"/>
          <w:b w:val="1"/>
          <w:bCs w:val="1"/>
          <w:color w:val="000000"/>
          <w:sz w:val="28"/>
          <w:szCs w:val="28"/>
        </w:rPr>
      </w:pPr>
      <w:bookmarkStart w:colFirst="0" w:colLast="0" w:name="_f0mki42ac0cw" w:id="66"/>
      <w:bookmarkEnd w:id="66"/>
      <w:r w:rsidDel="00000000" w:rsidR="00000000" w:rsidRPr="00000000">
        <w:rPr>
          <w:rFonts w:ascii="Times New Roman" w:cs="Times New Roman" w:eastAsia="Times New Roman" w:hAnsi="Times New Roman"/>
          <w:b w:val="1"/>
          <w:bCs w:val="1"/>
          <w:color w:val="000000"/>
          <w:sz w:val="28"/>
          <w:szCs w:val="28"/>
          <w:rtl w:val="0"/>
        </w:rPr>
        <w:t xml:space="preserve">2.1.2 Sơ đồ Use Case tổng quát</w:t>
      </w:r>
    </w:p>
    <w:p w:rsidR="00000000" w:rsidDel="00000000" w:rsidP="00000000" w:rsidRDefault="00000000" w:rsidRPr="00000000" w14:paraId="00000398">
      <w:pPr>
        <w:jc w:val="center"/>
        <w:rPr/>
      </w:pPr>
      <w:r w:rsidDel="00000000" w:rsidR="00000000" w:rsidRPr="00000000">
        <w:rPr/>
        <w:drawing>
          <wp:inline distB="114300" distT="114300" distL="114300" distR="114300">
            <wp:extent cx="2476500" cy="7620000"/>
            <wp:effectExtent b="0" l="0" r="0" t="0"/>
            <wp:docPr id="1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4765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pStyle w:val="Heading4"/>
        <w:keepNext w:val="0"/>
        <w:keepLines w:val="0"/>
        <w:spacing w:after="200" w:before="120" w:line="276" w:lineRule="auto"/>
        <w:ind w:left="141.7322834645669" w:firstLine="0"/>
        <w:rPr>
          <w:b w:val="1"/>
          <w:bCs w:val="1"/>
          <w:sz w:val="30"/>
          <w:szCs w:val="30"/>
        </w:rPr>
      </w:pPr>
      <w:bookmarkStart w:colFirst="0" w:colLast="0" w:name="_iefovlwddlax" w:id="67"/>
      <w:bookmarkEnd w:id="67"/>
      <w:r w:rsidDel="00000000" w:rsidR="00000000" w:rsidRPr="00000000">
        <w:rPr>
          <w:b w:val="1"/>
          <w:bCs w:val="1"/>
          <w:sz w:val="30"/>
          <w:szCs w:val="30"/>
          <w:rtl w:val="0"/>
        </w:rPr>
        <w:t xml:space="preserve">2.2. Kiểm thử phần mềm</w:t>
      </w:r>
    </w:p>
    <w:tbl>
      <w:tblPr>
        <w:tblStyle w:val="Table18"/>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828.333333333333"/>
        <w:gridCol w:w="1356.666666666667"/>
        <w:gridCol w:w="1995"/>
        <w:gridCol w:w="2880"/>
        <w:tblGridChange w:id="0">
          <w:tblGrid>
            <w:gridCol w:w="720"/>
            <w:gridCol w:w="2828.333333333333"/>
            <w:gridCol w:w="1356.666666666667"/>
            <w:gridCol w:w="1995"/>
            <w:gridCol w:w="2880"/>
          </w:tblGrid>
        </w:tblGridChange>
      </w:tblGrid>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39A">
            <w:pPr>
              <w:spacing w:after="240" w:before="240" w:lineRule="auto"/>
              <w:ind w:left="-60" w:firstLine="0"/>
              <w:jc w:val="center"/>
              <w:rPr>
                <w:b w:val="1"/>
                <w:bCs w:val="1"/>
                <w:color w:val="ffffff"/>
                <w:sz w:val="22"/>
                <w:szCs w:val="22"/>
              </w:rPr>
            </w:pPr>
            <w:r w:rsidDel="00000000" w:rsidR="00000000" w:rsidRPr="00000000">
              <w:rPr>
                <w:b w:val="1"/>
                <w:bCs w:val="1"/>
                <w:color w:val="ffffff"/>
                <w:sz w:val="22"/>
                <w:szCs w:val="22"/>
                <w:rtl w:val="0"/>
              </w:rPr>
              <w:t xml:space="preserve">STT</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39B">
            <w:pPr>
              <w:spacing w:after="240" w:before="240" w:lineRule="auto"/>
              <w:ind w:left="-60" w:firstLine="0"/>
              <w:jc w:val="center"/>
              <w:rPr>
                <w:b w:val="1"/>
                <w:bCs w:val="1"/>
                <w:color w:val="ffffff"/>
                <w:sz w:val="22"/>
                <w:szCs w:val="22"/>
              </w:rPr>
            </w:pPr>
            <w:r w:rsidDel="00000000" w:rsidR="00000000" w:rsidRPr="00000000">
              <w:rPr>
                <w:b w:val="1"/>
                <w:bCs w:val="1"/>
                <w:color w:val="ffffff"/>
                <w:sz w:val="22"/>
                <w:szCs w:val="22"/>
                <w:rtl w:val="0"/>
              </w:rPr>
              <w:t xml:space="preserve">Nhóm kiểm thử</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39C">
            <w:pPr>
              <w:spacing w:after="240" w:before="240" w:lineRule="auto"/>
              <w:ind w:left="-60" w:firstLine="0"/>
              <w:jc w:val="center"/>
              <w:rPr>
                <w:b w:val="1"/>
                <w:bCs w:val="1"/>
                <w:color w:val="ffffff"/>
                <w:sz w:val="22"/>
                <w:szCs w:val="22"/>
              </w:rPr>
            </w:pPr>
            <w:r w:rsidDel="00000000" w:rsidR="00000000" w:rsidRPr="00000000">
              <w:rPr>
                <w:b w:val="1"/>
                <w:bCs w:val="1"/>
                <w:color w:val="ffffff"/>
                <w:sz w:val="22"/>
                <w:szCs w:val="22"/>
                <w:rtl w:val="0"/>
              </w:rPr>
              <w:t xml:space="preserve">Loại</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39D">
            <w:pPr>
              <w:spacing w:after="240" w:before="240" w:lineRule="auto"/>
              <w:ind w:left="-60" w:firstLine="0"/>
              <w:jc w:val="center"/>
              <w:rPr>
                <w:b w:val="1"/>
                <w:bCs w:val="1"/>
                <w:color w:val="ffffff"/>
                <w:sz w:val="22"/>
                <w:szCs w:val="22"/>
              </w:rPr>
            </w:pPr>
            <w:r w:rsidDel="00000000" w:rsidR="00000000" w:rsidRPr="00000000">
              <w:rPr>
                <w:b w:val="1"/>
                <w:bCs w:val="1"/>
                <w:color w:val="ffffff"/>
                <w:sz w:val="22"/>
                <w:szCs w:val="22"/>
                <w:rtl w:val="0"/>
              </w:rPr>
              <w:t xml:space="preserve">Công cụ</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39E">
            <w:pPr>
              <w:spacing w:after="240" w:before="240" w:lineRule="auto"/>
              <w:ind w:left="-60" w:firstLine="0"/>
              <w:jc w:val="center"/>
              <w:rPr>
                <w:b w:val="1"/>
                <w:bCs w:val="1"/>
                <w:color w:val="ffffff"/>
                <w:sz w:val="22"/>
                <w:szCs w:val="22"/>
              </w:rPr>
            </w:pPr>
            <w:r w:rsidDel="00000000" w:rsidR="00000000" w:rsidRPr="00000000">
              <w:rPr>
                <w:b w:val="1"/>
                <w:bCs w:val="1"/>
                <w:color w:val="ffffff"/>
                <w:sz w:val="22"/>
                <w:szCs w:val="22"/>
                <w:rtl w:val="0"/>
              </w:rPr>
              <w:t xml:space="preserve">Phạm vi / UC liên quan</w:t>
            </w:r>
          </w:p>
        </w:tc>
      </w:tr>
      <w:tr>
        <w:trPr>
          <w:cantSplit w:val="0"/>
          <w:trHeight w:val="1332.7335611979108"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9F">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1</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A0">
            <w:pPr>
              <w:spacing w:after="240" w:before="240" w:lineRule="auto"/>
              <w:ind w:left="-60" w:firstLine="0"/>
              <w:jc w:val="left"/>
              <w:rPr>
                <w:b w:val="1"/>
                <w:bCs w:val="1"/>
                <w:color w:val="1a1a2e"/>
                <w:sz w:val="22"/>
                <w:szCs w:val="22"/>
              </w:rPr>
            </w:pPr>
            <w:r w:rsidDel="00000000" w:rsidR="00000000" w:rsidRPr="00000000">
              <w:rPr>
                <w:b w:val="1"/>
                <w:bCs w:val="1"/>
                <w:color w:val="1a1a2e"/>
                <w:sz w:val="22"/>
                <w:szCs w:val="22"/>
                <w:rtl w:val="0"/>
              </w:rPr>
              <w:t xml:space="preserve">Unit Test – Đơn vị</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A1">
            <w:pPr>
              <w:spacing w:after="240" w:before="240" w:lineRule="auto"/>
              <w:ind w:left="-60" w:firstLine="0"/>
              <w:jc w:val="left"/>
              <w:rPr>
                <w:color w:val="1a1a2e"/>
                <w:sz w:val="22"/>
                <w:szCs w:val="22"/>
              </w:rPr>
            </w:pPr>
            <w:r w:rsidDel="00000000" w:rsidR="00000000" w:rsidRPr="00000000">
              <w:rPr>
                <w:color w:val="1a1a2e"/>
                <w:sz w:val="22"/>
                <w:szCs w:val="22"/>
                <w:rtl w:val="0"/>
              </w:rPr>
              <w:t xml:space="preserve">White-box</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A2">
            <w:pPr>
              <w:spacing w:after="240" w:before="240" w:lineRule="auto"/>
              <w:ind w:left="-60" w:firstLine="0"/>
              <w:jc w:val="left"/>
              <w:rPr>
                <w:color w:val="2e75b6"/>
                <w:sz w:val="22"/>
                <w:szCs w:val="22"/>
              </w:rPr>
            </w:pPr>
            <w:r w:rsidDel="00000000" w:rsidR="00000000" w:rsidRPr="00000000">
              <w:rPr>
                <w:color w:val="2e75b6"/>
                <w:sz w:val="22"/>
                <w:szCs w:val="22"/>
                <w:rtl w:val="0"/>
              </w:rPr>
              <w:t xml:space="preserve">Jest (TS) / Pytest</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A3">
            <w:pPr>
              <w:spacing w:after="240" w:before="240" w:lineRule="auto"/>
              <w:ind w:left="-60" w:firstLine="0"/>
              <w:jc w:val="left"/>
              <w:rPr>
                <w:color w:val="1a1a2e"/>
                <w:sz w:val="22"/>
                <w:szCs w:val="22"/>
              </w:rPr>
            </w:pPr>
            <w:r w:rsidDel="00000000" w:rsidR="00000000" w:rsidRPr="00000000">
              <w:rPr>
                <w:color w:val="1a1a2e"/>
                <w:sz w:val="22"/>
                <w:szCs w:val="22"/>
                <w:rtl w:val="0"/>
              </w:rPr>
              <w:t xml:space="preserve">Business Logic: KPI Engine, Task Service, Rule Engine</w:t>
            </w:r>
          </w:p>
        </w:tc>
      </w:tr>
      <w:tr>
        <w:trPr>
          <w:cantSplit w:val="0"/>
          <w:trHeight w:val="1466.0668945312411"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A4">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2</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A5">
            <w:pPr>
              <w:spacing w:after="240" w:before="240" w:lineRule="auto"/>
              <w:ind w:left="-60" w:firstLine="0"/>
              <w:jc w:val="left"/>
              <w:rPr>
                <w:b w:val="1"/>
                <w:bCs w:val="1"/>
                <w:color w:val="1a1a2e"/>
                <w:sz w:val="22"/>
                <w:szCs w:val="22"/>
              </w:rPr>
            </w:pPr>
            <w:r w:rsidDel="00000000" w:rsidR="00000000" w:rsidRPr="00000000">
              <w:rPr>
                <w:b w:val="1"/>
                <w:bCs w:val="1"/>
                <w:color w:val="1a1a2e"/>
                <w:sz w:val="22"/>
                <w:szCs w:val="22"/>
                <w:rtl w:val="0"/>
              </w:rPr>
              <w:t xml:space="preserve">Integration Test – Tích hợp</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A6">
            <w:pPr>
              <w:spacing w:after="240" w:before="240" w:lineRule="auto"/>
              <w:ind w:left="-60" w:firstLine="0"/>
              <w:jc w:val="left"/>
              <w:rPr>
                <w:color w:val="1a1a2e"/>
                <w:sz w:val="22"/>
                <w:szCs w:val="22"/>
              </w:rPr>
            </w:pPr>
            <w:r w:rsidDel="00000000" w:rsidR="00000000" w:rsidRPr="00000000">
              <w:rPr>
                <w:color w:val="1a1a2e"/>
                <w:sz w:val="22"/>
                <w:szCs w:val="22"/>
                <w:rtl w:val="0"/>
              </w:rPr>
              <w:t xml:space="preserve">Grey-box</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A7">
            <w:pPr>
              <w:spacing w:after="240" w:before="240" w:lineRule="auto"/>
              <w:ind w:left="-60" w:firstLine="0"/>
              <w:jc w:val="left"/>
              <w:rPr>
                <w:color w:val="2e75b6"/>
                <w:sz w:val="22"/>
                <w:szCs w:val="22"/>
              </w:rPr>
            </w:pPr>
            <w:r w:rsidDel="00000000" w:rsidR="00000000" w:rsidRPr="00000000">
              <w:rPr>
                <w:color w:val="2e75b6"/>
                <w:sz w:val="22"/>
                <w:szCs w:val="22"/>
                <w:rtl w:val="0"/>
              </w:rPr>
              <w:t xml:space="preserve">Supertest / Postman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A8">
            <w:pPr>
              <w:spacing w:after="240" w:before="240" w:lineRule="auto"/>
              <w:ind w:left="-60" w:firstLine="0"/>
              <w:jc w:val="left"/>
              <w:rPr>
                <w:color w:val="1a1a2e"/>
                <w:sz w:val="22"/>
                <w:szCs w:val="22"/>
              </w:rPr>
            </w:pPr>
            <w:r w:rsidDel="00000000" w:rsidR="00000000" w:rsidRPr="00000000">
              <w:rPr>
                <w:rFonts w:ascii="Cardo" w:cs="Cardo" w:eastAsia="Cardo" w:hAnsi="Cardo"/>
                <w:color w:val="1a1a2e"/>
                <w:sz w:val="22"/>
                <w:szCs w:val="22"/>
                <w:rtl w:val="0"/>
              </w:rPr>
              <w:t xml:space="preserve">REST API endpoints: UC-01 → UC-22</w:t>
            </w:r>
          </w:p>
        </w:tc>
      </w:tr>
      <w:tr>
        <w:trPr>
          <w:cantSplit w:val="0"/>
          <w:trHeight w:val="1449.4002278645987"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A9">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3</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AA">
            <w:pPr>
              <w:spacing w:after="240" w:before="240" w:lineRule="auto"/>
              <w:ind w:left="-60" w:firstLine="0"/>
              <w:jc w:val="left"/>
              <w:rPr>
                <w:b w:val="1"/>
                <w:bCs w:val="1"/>
                <w:color w:val="1a1a2e"/>
                <w:sz w:val="22"/>
                <w:szCs w:val="22"/>
              </w:rPr>
            </w:pPr>
            <w:r w:rsidDel="00000000" w:rsidR="00000000" w:rsidRPr="00000000">
              <w:rPr>
                <w:b w:val="1"/>
                <w:bCs w:val="1"/>
                <w:color w:val="1a1a2e"/>
                <w:sz w:val="22"/>
                <w:szCs w:val="22"/>
                <w:rtl w:val="0"/>
              </w:rPr>
              <w:t xml:space="preserve">Teams Integration Test</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AB">
            <w:pPr>
              <w:spacing w:after="240" w:before="240" w:lineRule="auto"/>
              <w:ind w:left="-60" w:firstLine="0"/>
              <w:jc w:val="left"/>
              <w:rPr>
                <w:color w:val="1a1a2e"/>
                <w:sz w:val="22"/>
                <w:szCs w:val="22"/>
              </w:rPr>
            </w:pPr>
            <w:r w:rsidDel="00000000" w:rsidR="00000000" w:rsidRPr="00000000">
              <w:rPr>
                <w:color w:val="1a1a2e"/>
                <w:sz w:val="22"/>
                <w:szCs w:val="22"/>
                <w:rtl w:val="0"/>
              </w:rPr>
              <w:t xml:space="preserve">Black-box</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AC">
            <w:pPr>
              <w:spacing w:after="240" w:before="240" w:lineRule="auto"/>
              <w:ind w:left="-60" w:firstLine="0"/>
              <w:jc w:val="left"/>
              <w:rPr>
                <w:color w:val="2e75b6"/>
                <w:sz w:val="22"/>
                <w:szCs w:val="22"/>
              </w:rPr>
            </w:pPr>
            <w:r w:rsidDel="00000000" w:rsidR="00000000" w:rsidRPr="00000000">
              <w:rPr>
                <w:color w:val="2e75b6"/>
                <w:sz w:val="22"/>
                <w:szCs w:val="22"/>
                <w:rtl w:val="0"/>
              </w:rPr>
              <w:t xml:space="preserve">Teams Toolkit Test</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AD">
            <w:pPr>
              <w:spacing w:after="240" w:before="240" w:lineRule="auto"/>
              <w:ind w:left="-60" w:firstLine="0"/>
              <w:jc w:val="left"/>
              <w:rPr>
                <w:color w:val="1a1a2e"/>
                <w:sz w:val="22"/>
                <w:szCs w:val="22"/>
              </w:rPr>
            </w:pPr>
            <w:r w:rsidDel="00000000" w:rsidR="00000000" w:rsidRPr="00000000">
              <w:rPr>
                <w:color w:val="1a1a2e"/>
                <w:sz w:val="22"/>
                <w:szCs w:val="22"/>
                <w:rtl w:val="0"/>
              </w:rPr>
              <w:t xml:space="preserve">Bot commands, Adaptive Cards, Tab App rendering</w:t>
            </w:r>
          </w:p>
        </w:tc>
      </w:tr>
      <w:tr>
        <w:trPr>
          <w:cantSplit w:val="0"/>
          <w:trHeight w:val="1759.1003417968934"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AE">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4</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AF">
            <w:pPr>
              <w:spacing w:after="240" w:before="240" w:lineRule="auto"/>
              <w:ind w:left="-60" w:firstLine="0"/>
              <w:jc w:val="left"/>
              <w:rPr>
                <w:b w:val="1"/>
                <w:bCs w:val="1"/>
                <w:color w:val="1a1a2e"/>
                <w:sz w:val="22"/>
                <w:szCs w:val="22"/>
              </w:rPr>
            </w:pPr>
            <w:r w:rsidDel="00000000" w:rsidR="00000000" w:rsidRPr="00000000">
              <w:rPr>
                <w:b w:val="1"/>
                <w:bCs w:val="1"/>
                <w:color w:val="1a1a2e"/>
                <w:sz w:val="22"/>
                <w:szCs w:val="22"/>
                <w:rtl w:val="0"/>
              </w:rPr>
              <w:t xml:space="preserve">System Test – Hệ thống</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B0">
            <w:pPr>
              <w:spacing w:after="240" w:before="240" w:lineRule="auto"/>
              <w:ind w:left="-60" w:firstLine="0"/>
              <w:jc w:val="left"/>
              <w:rPr>
                <w:color w:val="1a1a2e"/>
                <w:sz w:val="22"/>
                <w:szCs w:val="22"/>
              </w:rPr>
            </w:pPr>
            <w:r w:rsidDel="00000000" w:rsidR="00000000" w:rsidRPr="00000000">
              <w:rPr>
                <w:color w:val="1a1a2e"/>
                <w:sz w:val="22"/>
                <w:szCs w:val="22"/>
                <w:rtl w:val="0"/>
              </w:rPr>
              <w:t xml:space="preserve">Black-box</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B1">
            <w:pPr>
              <w:spacing w:after="240" w:before="240" w:lineRule="auto"/>
              <w:ind w:left="-60" w:firstLine="0"/>
              <w:jc w:val="left"/>
              <w:rPr>
                <w:color w:val="2e75b6"/>
                <w:sz w:val="22"/>
                <w:szCs w:val="22"/>
              </w:rPr>
            </w:pPr>
            <w:r w:rsidDel="00000000" w:rsidR="00000000" w:rsidRPr="00000000">
              <w:rPr>
                <w:color w:val="2e75b6"/>
                <w:sz w:val="22"/>
                <w:szCs w:val="22"/>
                <w:rtl w:val="0"/>
              </w:rPr>
              <w:t xml:space="preserve">Playwright (E2E)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B2">
            <w:pPr>
              <w:spacing w:after="240" w:before="240" w:lineRule="auto"/>
              <w:ind w:left="-60" w:firstLine="0"/>
              <w:jc w:val="left"/>
              <w:rPr>
                <w:color w:val="1a1a2e"/>
                <w:sz w:val="22"/>
                <w:szCs w:val="22"/>
              </w:rPr>
            </w:pPr>
            <w:r w:rsidDel="00000000" w:rsidR="00000000" w:rsidRPr="00000000">
              <w:rPr>
                <w:color w:val="1a1a2e"/>
                <w:sz w:val="22"/>
                <w:szCs w:val="22"/>
                <w:rtl w:val="0"/>
              </w:rPr>
              <w:t xml:space="preserve">Luồng đầu-cuối: Tạo task → Cập nhật → Tính KPI → Dashboard</w:t>
            </w:r>
          </w:p>
        </w:tc>
      </w:tr>
      <w:tr>
        <w:trPr>
          <w:cantSplit w:val="0"/>
          <w:trHeight w:val="1466.0668945312411"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B3">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5</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B4">
            <w:pPr>
              <w:spacing w:after="240" w:before="240" w:lineRule="auto"/>
              <w:ind w:left="-60" w:firstLine="0"/>
              <w:jc w:val="left"/>
              <w:rPr>
                <w:b w:val="1"/>
                <w:bCs w:val="1"/>
                <w:color w:val="1a1a2e"/>
                <w:sz w:val="22"/>
                <w:szCs w:val="22"/>
              </w:rPr>
            </w:pPr>
            <w:r w:rsidDel="00000000" w:rsidR="00000000" w:rsidRPr="00000000">
              <w:rPr>
                <w:b w:val="1"/>
                <w:bCs w:val="1"/>
                <w:color w:val="1a1a2e"/>
                <w:sz w:val="22"/>
                <w:szCs w:val="22"/>
                <w:rtl w:val="0"/>
              </w:rPr>
              <w:t xml:space="preserve">Performance Test – Hiệu năng</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B5">
            <w:pPr>
              <w:spacing w:after="240" w:before="240" w:lineRule="auto"/>
              <w:ind w:left="-60" w:firstLine="0"/>
              <w:jc w:val="left"/>
              <w:rPr>
                <w:color w:val="1a1a2e"/>
                <w:sz w:val="22"/>
                <w:szCs w:val="22"/>
              </w:rPr>
            </w:pPr>
            <w:r w:rsidDel="00000000" w:rsidR="00000000" w:rsidRPr="00000000">
              <w:rPr>
                <w:color w:val="1a1a2e"/>
                <w:sz w:val="22"/>
                <w:szCs w:val="22"/>
                <w:rtl w:val="0"/>
              </w:rPr>
              <w:t xml:space="preserve">Black-box</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B6">
            <w:pPr>
              <w:spacing w:after="240" w:before="240" w:lineRule="auto"/>
              <w:ind w:left="-60" w:firstLine="0"/>
              <w:jc w:val="left"/>
              <w:rPr>
                <w:color w:val="2e75b6"/>
                <w:sz w:val="22"/>
                <w:szCs w:val="22"/>
              </w:rPr>
            </w:pPr>
            <w:r w:rsidDel="00000000" w:rsidR="00000000" w:rsidRPr="00000000">
              <w:rPr>
                <w:color w:val="2e75b6"/>
                <w:sz w:val="22"/>
                <w:szCs w:val="22"/>
                <w:rtl w:val="0"/>
              </w:rPr>
              <w:t xml:space="preserve">Apache JMeter</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B7">
            <w:pPr>
              <w:spacing w:after="240" w:before="240" w:lineRule="auto"/>
              <w:ind w:left="-60" w:firstLine="0"/>
              <w:jc w:val="left"/>
              <w:rPr>
                <w:color w:val="1a1a2e"/>
                <w:sz w:val="22"/>
                <w:szCs w:val="22"/>
              </w:rPr>
            </w:pPr>
            <w:r w:rsidDel="00000000" w:rsidR="00000000" w:rsidRPr="00000000">
              <w:rPr>
                <w:color w:val="1a1a2e"/>
                <w:sz w:val="22"/>
                <w:szCs w:val="22"/>
                <w:rtl w:val="0"/>
              </w:rPr>
              <w:t xml:space="preserve">Load test API dưới 100/500/1000 user đồng thời</w:t>
            </w:r>
          </w:p>
        </w:tc>
      </w:tr>
      <w:tr>
        <w:trPr>
          <w:cantSplit w:val="0"/>
          <w:trHeight w:val="1692.4336751302146"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B8">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6</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B9">
            <w:pPr>
              <w:spacing w:after="240" w:before="240" w:lineRule="auto"/>
              <w:ind w:left="-60" w:firstLine="0"/>
              <w:jc w:val="left"/>
              <w:rPr>
                <w:b w:val="1"/>
                <w:bCs w:val="1"/>
                <w:color w:val="1a1a2e"/>
                <w:sz w:val="22"/>
                <w:szCs w:val="22"/>
              </w:rPr>
            </w:pPr>
            <w:r w:rsidDel="00000000" w:rsidR="00000000" w:rsidRPr="00000000">
              <w:rPr>
                <w:b w:val="1"/>
                <w:bCs w:val="1"/>
                <w:color w:val="1a1a2e"/>
                <w:sz w:val="22"/>
                <w:szCs w:val="22"/>
                <w:rtl w:val="0"/>
              </w:rPr>
              <w:t xml:space="preserve">Security Test – Bảo mật</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BA">
            <w:pPr>
              <w:spacing w:after="240" w:before="240" w:lineRule="auto"/>
              <w:ind w:left="-60" w:firstLine="0"/>
              <w:jc w:val="left"/>
              <w:rPr>
                <w:color w:val="1a1a2e"/>
                <w:sz w:val="22"/>
                <w:szCs w:val="22"/>
              </w:rPr>
            </w:pPr>
            <w:r w:rsidDel="00000000" w:rsidR="00000000" w:rsidRPr="00000000">
              <w:rPr>
                <w:color w:val="1a1a2e"/>
                <w:sz w:val="22"/>
                <w:szCs w:val="22"/>
                <w:rtl w:val="0"/>
              </w:rPr>
              <w:t xml:space="preserve">Penetration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BB">
            <w:pPr>
              <w:spacing w:after="240" w:before="240" w:lineRule="auto"/>
              <w:ind w:left="-60" w:firstLine="0"/>
              <w:jc w:val="left"/>
              <w:rPr>
                <w:color w:val="2e75b6"/>
                <w:sz w:val="22"/>
                <w:szCs w:val="22"/>
              </w:rPr>
            </w:pPr>
            <w:r w:rsidDel="00000000" w:rsidR="00000000" w:rsidRPr="00000000">
              <w:rPr>
                <w:color w:val="2e75b6"/>
                <w:sz w:val="22"/>
                <w:szCs w:val="22"/>
                <w:rtl w:val="0"/>
              </w:rPr>
              <w:t xml:space="preserve">OWASP ZAP / SonarQube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BC">
            <w:pPr>
              <w:spacing w:after="240" w:before="240" w:lineRule="auto"/>
              <w:ind w:left="-60" w:firstLine="0"/>
              <w:jc w:val="left"/>
              <w:rPr>
                <w:color w:val="1a1a2e"/>
                <w:sz w:val="22"/>
                <w:szCs w:val="22"/>
              </w:rPr>
            </w:pPr>
            <w:r w:rsidDel="00000000" w:rsidR="00000000" w:rsidRPr="00000000">
              <w:rPr>
                <w:color w:val="1a1a2e"/>
                <w:sz w:val="22"/>
                <w:szCs w:val="22"/>
                <w:rtl w:val="0"/>
              </w:rPr>
              <w:t xml:space="preserve">Auth (UC-01, UC-02), RBAC bypass, SQL Injection, XSS</w:t>
            </w:r>
          </w:p>
        </w:tc>
      </w:tr>
      <w:tr>
        <w:trPr>
          <w:cantSplit w:val="0"/>
          <w:trHeight w:val="1449.4002278645987"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BD">
            <w:pPr>
              <w:spacing w:after="240" w:before="240" w:lineRule="auto"/>
              <w:ind w:left="-60" w:firstLine="0"/>
              <w:jc w:val="center"/>
              <w:rPr>
                <w:color w:val="1a1a2e"/>
                <w:sz w:val="22"/>
                <w:szCs w:val="22"/>
              </w:rPr>
            </w:pPr>
            <w:r w:rsidDel="00000000" w:rsidR="00000000" w:rsidRPr="00000000">
              <w:rPr>
                <w:color w:val="1a1a2e"/>
                <w:sz w:val="22"/>
                <w:szCs w:val="22"/>
                <w:rtl w:val="0"/>
              </w:rPr>
              <w:t xml:space="preserve">7</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BE">
            <w:pPr>
              <w:spacing w:after="240" w:before="240" w:lineRule="auto"/>
              <w:ind w:left="-60" w:firstLine="0"/>
              <w:jc w:val="left"/>
              <w:rPr>
                <w:b w:val="1"/>
                <w:bCs w:val="1"/>
                <w:color w:val="1a1a2e"/>
                <w:sz w:val="22"/>
                <w:szCs w:val="22"/>
              </w:rPr>
            </w:pPr>
            <w:r w:rsidDel="00000000" w:rsidR="00000000" w:rsidRPr="00000000">
              <w:rPr>
                <w:b w:val="1"/>
                <w:bCs w:val="1"/>
                <w:color w:val="1a1a2e"/>
                <w:sz w:val="22"/>
                <w:szCs w:val="22"/>
                <w:rtl w:val="0"/>
              </w:rPr>
              <w:t xml:space="preserve">UAT – Kiểm thử chấp nhận</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BF">
            <w:pPr>
              <w:spacing w:after="240" w:before="240" w:lineRule="auto"/>
              <w:ind w:left="-60" w:firstLine="0"/>
              <w:jc w:val="left"/>
              <w:rPr>
                <w:color w:val="1a1a2e"/>
                <w:sz w:val="22"/>
                <w:szCs w:val="22"/>
              </w:rPr>
            </w:pPr>
            <w:r w:rsidDel="00000000" w:rsidR="00000000" w:rsidRPr="00000000">
              <w:rPr>
                <w:color w:val="1a1a2e"/>
                <w:sz w:val="22"/>
                <w:szCs w:val="22"/>
                <w:rtl w:val="0"/>
              </w:rPr>
              <w:t xml:space="preserve">User-driven</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C0">
            <w:pPr>
              <w:spacing w:after="240" w:before="240" w:lineRule="auto"/>
              <w:ind w:left="-60" w:firstLine="0"/>
              <w:jc w:val="left"/>
              <w:rPr>
                <w:color w:val="2e75b6"/>
                <w:sz w:val="22"/>
                <w:szCs w:val="22"/>
              </w:rPr>
            </w:pPr>
            <w:r w:rsidDel="00000000" w:rsidR="00000000" w:rsidRPr="00000000">
              <w:rPr>
                <w:color w:val="2e75b6"/>
                <w:sz w:val="22"/>
                <w:szCs w:val="22"/>
                <w:rtl w:val="0"/>
              </w:rPr>
              <w:t xml:space="preserve">Manual / TestFlight</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C1">
            <w:pPr>
              <w:spacing w:after="240" w:before="240" w:lineRule="auto"/>
              <w:ind w:left="-60" w:firstLine="0"/>
              <w:jc w:val="left"/>
              <w:rPr>
                <w:color w:val="1a1a2e"/>
                <w:sz w:val="22"/>
                <w:szCs w:val="22"/>
              </w:rPr>
            </w:pPr>
            <w:r w:rsidDel="00000000" w:rsidR="00000000" w:rsidRPr="00000000">
              <w:rPr>
                <w:color w:val="1a1a2e"/>
                <w:sz w:val="22"/>
                <w:szCs w:val="22"/>
                <w:rtl w:val="0"/>
              </w:rPr>
              <w:t xml:space="preserve">Các kịch bản nghiệp vụ thực tế với người dùng đại diện</w:t>
            </w:r>
          </w:p>
        </w:tc>
      </w:tr>
    </w:tbl>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3"/>
        <w:keepNext w:val="0"/>
        <w:keepLines w:val="0"/>
        <w:spacing w:after="200" w:before="360" w:line="278.00000000000006" w:lineRule="auto"/>
        <w:ind w:left="0" w:firstLine="0"/>
        <w:jc w:val="both"/>
        <w:rPr>
          <w:b w:val="1"/>
          <w:bCs w:val="1"/>
          <w:sz w:val="34"/>
          <w:szCs w:val="34"/>
        </w:rPr>
      </w:pPr>
      <w:bookmarkStart w:colFirst="0" w:colLast="0" w:name="_k1n4zhsh5w81" w:id="68"/>
      <w:bookmarkEnd w:id="68"/>
      <w:r w:rsidDel="00000000" w:rsidR="00000000" w:rsidRPr="00000000">
        <w:rPr>
          <w:b w:val="1"/>
          <w:bCs w:val="1"/>
          <w:sz w:val="32"/>
          <w:szCs w:val="32"/>
          <w:rtl w:val="0"/>
        </w:rPr>
        <w:t xml:space="preserve">3. Mô tả chi tiết các use case (trường hợp sử dụng)</w:t>
      </w:r>
      <w:r w:rsidDel="00000000" w:rsidR="00000000" w:rsidRPr="00000000">
        <w:rPr>
          <w:rtl w:val="0"/>
        </w:rPr>
      </w:r>
    </w:p>
    <w:tbl>
      <w:tblPr>
        <w:tblStyle w:val="Table1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355"/>
        <w:gridCol w:w="1800"/>
        <w:gridCol w:w="1215"/>
        <w:gridCol w:w="1305"/>
        <w:gridCol w:w="1560"/>
        <w:tblGridChange w:id="0">
          <w:tblGrid>
            <w:gridCol w:w="1095"/>
            <w:gridCol w:w="2355"/>
            <w:gridCol w:w="1800"/>
            <w:gridCol w:w="1215"/>
            <w:gridCol w:w="1305"/>
            <w:gridCol w:w="1560"/>
          </w:tblGrid>
        </w:tblGridChange>
      </w:tblGrid>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3C4">
            <w:pPr>
              <w:spacing w:after="240" w:before="240" w:line="276" w:lineRule="auto"/>
              <w:ind w:left="-60" w:firstLine="0"/>
              <w:jc w:val="center"/>
              <w:rPr>
                <w:b w:val="1"/>
                <w:bCs w:val="1"/>
                <w:color w:val="ffffff"/>
                <w:sz w:val="22"/>
                <w:szCs w:val="22"/>
              </w:rPr>
            </w:pPr>
            <w:r w:rsidDel="00000000" w:rsidR="00000000" w:rsidRPr="00000000">
              <w:rPr>
                <w:b w:val="1"/>
                <w:bCs w:val="1"/>
                <w:color w:val="ffffff"/>
                <w:sz w:val="22"/>
                <w:szCs w:val="22"/>
                <w:rtl w:val="0"/>
              </w:rPr>
              <w:t xml:space="preserve">Mã UC</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3C5">
            <w:pPr>
              <w:spacing w:after="240" w:before="240" w:line="276" w:lineRule="auto"/>
              <w:ind w:left="-60" w:firstLine="0"/>
              <w:jc w:val="center"/>
              <w:rPr>
                <w:b w:val="1"/>
                <w:bCs w:val="1"/>
                <w:color w:val="ffffff"/>
                <w:sz w:val="22"/>
                <w:szCs w:val="22"/>
              </w:rPr>
            </w:pPr>
            <w:r w:rsidDel="00000000" w:rsidR="00000000" w:rsidRPr="00000000">
              <w:rPr>
                <w:b w:val="1"/>
                <w:bCs w:val="1"/>
                <w:color w:val="ffffff"/>
                <w:sz w:val="22"/>
                <w:szCs w:val="22"/>
                <w:rtl w:val="0"/>
              </w:rPr>
              <w:t xml:space="preserve">Tên Use Case</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3C6">
            <w:pPr>
              <w:spacing w:after="240" w:before="240" w:line="276" w:lineRule="auto"/>
              <w:ind w:left="-60" w:firstLine="0"/>
              <w:jc w:val="center"/>
              <w:rPr>
                <w:b w:val="1"/>
                <w:bCs w:val="1"/>
                <w:color w:val="ffffff"/>
                <w:sz w:val="22"/>
                <w:szCs w:val="22"/>
              </w:rPr>
            </w:pPr>
            <w:r w:rsidDel="00000000" w:rsidR="00000000" w:rsidRPr="00000000">
              <w:rPr>
                <w:b w:val="1"/>
                <w:bCs w:val="1"/>
                <w:color w:val="ffffff"/>
                <w:sz w:val="22"/>
                <w:szCs w:val="22"/>
                <w:rtl w:val="0"/>
              </w:rPr>
              <w:t xml:space="preserve">Tác nhân</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3C7">
            <w:pPr>
              <w:spacing w:after="240" w:before="240" w:line="276" w:lineRule="auto"/>
              <w:ind w:left="-60" w:firstLine="0"/>
              <w:jc w:val="center"/>
              <w:rPr>
                <w:b w:val="1"/>
                <w:bCs w:val="1"/>
                <w:color w:val="ffffff"/>
                <w:sz w:val="22"/>
                <w:szCs w:val="22"/>
              </w:rPr>
            </w:pPr>
            <w:r w:rsidDel="00000000" w:rsidR="00000000" w:rsidRPr="00000000">
              <w:rPr>
                <w:b w:val="1"/>
                <w:bCs w:val="1"/>
                <w:color w:val="ffffff"/>
                <w:sz w:val="22"/>
                <w:szCs w:val="22"/>
                <w:rtl w:val="0"/>
              </w:rPr>
              <w:t xml:space="preserve">FR Map</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3C8">
            <w:pPr>
              <w:spacing w:after="240" w:before="240" w:line="276" w:lineRule="auto"/>
              <w:ind w:left="-60" w:firstLine="0"/>
              <w:jc w:val="center"/>
              <w:rPr>
                <w:b w:val="1"/>
                <w:bCs w:val="1"/>
                <w:color w:val="ffffff"/>
                <w:sz w:val="22"/>
                <w:szCs w:val="22"/>
              </w:rPr>
            </w:pPr>
            <w:r w:rsidDel="00000000" w:rsidR="00000000" w:rsidRPr="00000000">
              <w:rPr>
                <w:b w:val="1"/>
                <w:bCs w:val="1"/>
                <w:color w:val="ffffff"/>
                <w:sz w:val="22"/>
                <w:szCs w:val="22"/>
                <w:rtl w:val="0"/>
              </w:rPr>
              <w:t xml:space="preserve">Ưu tiên</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3C9">
            <w:pPr>
              <w:spacing w:after="240" w:before="240" w:line="276" w:lineRule="auto"/>
              <w:ind w:left="-60" w:firstLine="0"/>
              <w:jc w:val="center"/>
              <w:rPr>
                <w:b w:val="1"/>
                <w:bCs w:val="1"/>
                <w:color w:val="ffffff"/>
                <w:sz w:val="22"/>
                <w:szCs w:val="22"/>
              </w:rPr>
            </w:pPr>
            <w:r w:rsidDel="00000000" w:rsidR="00000000" w:rsidRPr="00000000">
              <w:rPr>
                <w:b w:val="1"/>
                <w:bCs w:val="1"/>
                <w:color w:val="ffffff"/>
                <w:sz w:val="22"/>
                <w:szCs w:val="22"/>
                <w:rtl w:val="0"/>
              </w:rPr>
              <w:t xml:space="preserve">Nhóm chức năng</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CA">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UC-01</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CB">
            <w:pPr>
              <w:spacing w:after="240" w:before="240" w:line="276" w:lineRule="auto"/>
              <w:ind w:left="-60" w:firstLine="0"/>
              <w:rPr>
                <w:color w:val="1a1a2e"/>
                <w:sz w:val="22"/>
                <w:szCs w:val="22"/>
              </w:rPr>
            </w:pPr>
            <w:r w:rsidDel="00000000" w:rsidR="00000000" w:rsidRPr="00000000">
              <w:rPr>
                <w:color w:val="1a1a2e"/>
                <w:sz w:val="22"/>
                <w:szCs w:val="22"/>
                <w:rtl w:val="0"/>
              </w:rPr>
              <w:t xml:space="preserve">Đăng nhập SSO (Azure AD)</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CC">
            <w:pPr>
              <w:spacing w:after="240" w:before="240" w:line="276" w:lineRule="auto"/>
              <w:ind w:left="-60" w:firstLine="0"/>
              <w:rPr>
                <w:color w:val="1a1a2e"/>
                <w:sz w:val="22"/>
                <w:szCs w:val="22"/>
              </w:rPr>
            </w:pPr>
            <w:r w:rsidDel="00000000" w:rsidR="00000000" w:rsidRPr="00000000">
              <w:rPr>
                <w:color w:val="1a1a2e"/>
                <w:sz w:val="22"/>
                <w:szCs w:val="22"/>
                <w:rtl w:val="0"/>
              </w:rPr>
              <w:t xml:space="preserve">Tất cả</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CD">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FR-1</w:t>
            </w:r>
          </w:p>
        </w:tc>
        <w:tc>
          <w:tcPr>
            <w:tcBorders>
              <w:top w:color="b4c7d9" w:space="0" w:sz="6" w:val="single"/>
              <w:left w:color="b4c7d9" w:space="0" w:sz="6" w:val="single"/>
              <w:bottom w:color="b4c7d9" w:space="0" w:sz="6" w:val="single"/>
              <w:right w:color="b4c7d9" w:space="0" w:sz="6" w:val="single"/>
            </w:tcBorders>
            <w:shd w:fill="e2efda" w:val="clear"/>
            <w:tcMar>
              <w:top w:w="80.0" w:type="dxa"/>
              <w:left w:w="160.0" w:type="dxa"/>
              <w:bottom w:w="80.0" w:type="dxa"/>
              <w:right w:w="160.0" w:type="dxa"/>
            </w:tcMar>
          </w:tcPr>
          <w:p w:rsidR="00000000" w:rsidDel="00000000" w:rsidP="00000000" w:rsidRDefault="00000000" w:rsidRPr="00000000" w14:paraId="000003CE">
            <w:pPr>
              <w:spacing w:after="240" w:before="240" w:line="276" w:lineRule="auto"/>
              <w:ind w:left="-60" w:firstLine="0"/>
              <w:jc w:val="center"/>
              <w:rPr>
                <w:b w:val="1"/>
                <w:bCs w:val="1"/>
                <w:color w:val="375623"/>
                <w:sz w:val="22"/>
                <w:szCs w:val="22"/>
              </w:rPr>
            </w:pPr>
            <w:r w:rsidDel="00000000" w:rsidR="00000000" w:rsidRPr="00000000">
              <w:rPr>
                <w:b w:val="1"/>
                <w:bCs w:val="1"/>
                <w:color w:val="375623"/>
                <w:sz w:val="22"/>
                <w:szCs w:val="22"/>
                <w:rtl w:val="0"/>
              </w:rPr>
              <w:t xml:space="preserve">Cao</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CF">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Định danh</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D0">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UC-02</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D1">
            <w:pPr>
              <w:spacing w:after="240" w:before="240" w:line="276" w:lineRule="auto"/>
              <w:ind w:left="-60" w:firstLine="0"/>
              <w:rPr>
                <w:color w:val="1a1a2e"/>
                <w:sz w:val="22"/>
                <w:szCs w:val="22"/>
              </w:rPr>
            </w:pPr>
            <w:r w:rsidDel="00000000" w:rsidR="00000000" w:rsidRPr="00000000">
              <w:rPr>
                <w:color w:val="1a1a2e"/>
                <w:sz w:val="22"/>
                <w:szCs w:val="22"/>
                <w:rtl w:val="0"/>
              </w:rPr>
              <w:t xml:space="preserve">Quản lý phân quyền RBAC</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D2">
            <w:pPr>
              <w:spacing w:after="240" w:before="240" w:line="276" w:lineRule="auto"/>
              <w:ind w:left="-60" w:firstLine="0"/>
              <w:rPr>
                <w:color w:val="1a1a2e"/>
                <w:sz w:val="22"/>
                <w:szCs w:val="22"/>
              </w:rPr>
            </w:pPr>
            <w:r w:rsidDel="00000000" w:rsidR="00000000" w:rsidRPr="00000000">
              <w:rPr>
                <w:color w:val="1a1a2e"/>
                <w:sz w:val="22"/>
                <w:szCs w:val="22"/>
                <w:rtl w:val="0"/>
              </w:rPr>
              <w:t xml:space="preserve">Admin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D3">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FR-2</w:t>
            </w:r>
          </w:p>
        </w:tc>
        <w:tc>
          <w:tcPr>
            <w:tcBorders>
              <w:top w:color="b4c7d9" w:space="0" w:sz="6" w:val="single"/>
              <w:left w:color="b4c7d9" w:space="0" w:sz="6" w:val="single"/>
              <w:bottom w:color="b4c7d9" w:space="0" w:sz="6" w:val="single"/>
              <w:right w:color="b4c7d9" w:space="0" w:sz="6" w:val="single"/>
            </w:tcBorders>
            <w:shd w:fill="e2efda" w:val="clear"/>
            <w:tcMar>
              <w:top w:w="80.0" w:type="dxa"/>
              <w:left w:w="160.0" w:type="dxa"/>
              <w:bottom w:w="80.0" w:type="dxa"/>
              <w:right w:w="160.0" w:type="dxa"/>
            </w:tcMar>
          </w:tcPr>
          <w:p w:rsidR="00000000" w:rsidDel="00000000" w:rsidP="00000000" w:rsidRDefault="00000000" w:rsidRPr="00000000" w14:paraId="000003D4">
            <w:pPr>
              <w:spacing w:after="240" w:before="240" w:line="276" w:lineRule="auto"/>
              <w:ind w:left="-60" w:firstLine="0"/>
              <w:jc w:val="center"/>
              <w:rPr>
                <w:b w:val="1"/>
                <w:bCs w:val="1"/>
                <w:color w:val="375623"/>
                <w:sz w:val="22"/>
                <w:szCs w:val="22"/>
              </w:rPr>
            </w:pPr>
            <w:r w:rsidDel="00000000" w:rsidR="00000000" w:rsidRPr="00000000">
              <w:rPr>
                <w:b w:val="1"/>
                <w:bCs w:val="1"/>
                <w:color w:val="375623"/>
                <w:sz w:val="22"/>
                <w:szCs w:val="22"/>
                <w:rtl w:val="0"/>
              </w:rPr>
              <w:t xml:space="preserve">Cao</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D5">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Định danh</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D6">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UC-03</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D7">
            <w:pPr>
              <w:spacing w:after="240" w:before="240" w:line="276" w:lineRule="auto"/>
              <w:ind w:left="-60" w:firstLine="0"/>
              <w:rPr>
                <w:color w:val="1a1a2e"/>
                <w:sz w:val="22"/>
                <w:szCs w:val="22"/>
              </w:rPr>
            </w:pPr>
            <w:r w:rsidDel="00000000" w:rsidR="00000000" w:rsidRPr="00000000">
              <w:rPr>
                <w:color w:val="1a1a2e"/>
                <w:sz w:val="22"/>
                <w:szCs w:val="22"/>
                <w:rtl w:val="0"/>
              </w:rPr>
              <w:t xml:space="preserve">Đồng bộ Microsoft 365</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D8">
            <w:pPr>
              <w:spacing w:after="240" w:before="240" w:line="276" w:lineRule="auto"/>
              <w:ind w:left="-60" w:firstLine="0"/>
              <w:rPr>
                <w:color w:val="1a1a2e"/>
                <w:sz w:val="22"/>
                <w:szCs w:val="22"/>
              </w:rPr>
            </w:pPr>
            <w:r w:rsidDel="00000000" w:rsidR="00000000" w:rsidRPr="00000000">
              <w:rPr>
                <w:color w:val="1a1a2e"/>
                <w:sz w:val="22"/>
                <w:szCs w:val="22"/>
                <w:rtl w:val="0"/>
              </w:rPr>
              <w:t xml:space="preserve">Graph API</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D9">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FR-3</w:t>
            </w:r>
          </w:p>
        </w:tc>
        <w:tc>
          <w:tcPr>
            <w:tcBorders>
              <w:top w:color="b4c7d9" w:space="0" w:sz="6" w:val="single"/>
              <w:left w:color="b4c7d9" w:space="0" w:sz="6" w:val="single"/>
              <w:bottom w:color="b4c7d9" w:space="0" w:sz="6" w:val="single"/>
              <w:right w:color="b4c7d9" w:space="0" w:sz="6" w:val="single"/>
            </w:tcBorders>
            <w:shd w:fill="e2efda" w:val="clear"/>
            <w:tcMar>
              <w:top w:w="80.0" w:type="dxa"/>
              <w:left w:w="160.0" w:type="dxa"/>
              <w:bottom w:w="80.0" w:type="dxa"/>
              <w:right w:w="160.0" w:type="dxa"/>
            </w:tcMar>
          </w:tcPr>
          <w:p w:rsidR="00000000" w:rsidDel="00000000" w:rsidP="00000000" w:rsidRDefault="00000000" w:rsidRPr="00000000" w14:paraId="000003DA">
            <w:pPr>
              <w:spacing w:after="240" w:before="240" w:line="276" w:lineRule="auto"/>
              <w:ind w:left="-60" w:firstLine="0"/>
              <w:jc w:val="center"/>
              <w:rPr>
                <w:b w:val="1"/>
                <w:bCs w:val="1"/>
                <w:color w:val="375623"/>
                <w:sz w:val="22"/>
                <w:szCs w:val="22"/>
              </w:rPr>
            </w:pPr>
            <w:r w:rsidDel="00000000" w:rsidR="00000000" w:rsidRPr="00000000">
              <w:rPr>
                <w:b w:val="1"/>
                <w:bCs w:val="1"/>
                <w:color w:val="375623"/>
                <w:sz w:val="22"/>
                <w:szCs w:val="22"/>
                <w:rtl w:val="0"/>
              </w:rPr>
              <w:t xml:space="preserve">Cao</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DB">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Tích hợp</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DC">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UC-04</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DD">
            <w:pPr>
              <w:spacing w:after="240" w:before="240" w:line="276" w:lineRule="auto"/>
              <w:ind w:left="-60" w:firstLine="0"/>
              <w:rPr>
                <w:color w:val="1a1a2e"/>
                <w:sz w:val="22"/>
                <w:szCs w:val="22"/>
              </w:rPr>
            </w:pPr>
            <w:r w:rsidDel="00000000" w:rsidR="00000000" w:rsidRPr="00000000">
              <w:rPr>
                <w:color w:val="1a1a2e"/>
                <w:sz w:val="22"/>
                <w:szCs w:val="22"/>
                <w:rtl w:val="0"/>
              </w:rPr>
              <w:t xml:space="preserve">Quản lý danh mục tổ chức</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DE">
            <w:pPr>
              <w:spacing w:after="240" w:before="240" w:line="276" w:lineRule="auto"/>
              <w:ind w:left="-60" w:firstLine="0"/>
              <w:rPr>
                <w:color w:val="1a1a2e"/>
                <w:sz w:val="22"/>
                <w:szCs w:val="22"/>
              </w:rPr>
            </w:pPr>
            <w:r w:rsidDel="00000000" w:rsidR="00000000" w:rsidRPr="00000000">
              <w:rPr>
                <w:color w:val="1a1a2e"/>
                <w:sz w:val="22"/>
                <w:szCs w:val="22"/>
                <w:rtl w:val="0"/>
              </w:rPr>
              <w:t xml:space="preserve">Admin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DF">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FR-4</w:t>
            </w:r>
          </w:p>
        </w:tc>
        <w:tc>
          <w:tcPr>
            <w:tcBorders>
              <w:top w:color="b4c7d9" w:space="0" w:sz="6" w:val="single"/>
              <w:left w:color="b4c7d9" w:space="0" w:sz="6" w:val="single"/>
              <w:bottom w:color="b4c7d9" w:space="0" w:sz="6" w:val="single"/>
              <w:right w:color="b4c7d9" w:space="0" w:sz="6" w:val="single"/>
            </w:tcBorders>
            <w:shd w:fill="e2efda" w:val="clear"/>
            <w:tcMar>
              <w:top w:w="80.0" w:type="dxa"/>
              <w:left w:w="160.0" w:type="dxa"/>
              <w:bottom w:w="80.0" w:type="dxa"/>
              <w:right w:w="160.0" w:type="dxa"/>
            </w:tcMar>
          </w:tcPr>
          <w:p w:rsidR="00000000" w:rsidDel="00000000" w:rsidP="00000000" w:rsidRDefault="00000000" w:rsidRPr="00000000" w14:paraId="000003E0">
            <w:pPr>
              <w:spacing w:after="240" w:before="240" w:line="276" w:lineRule="auto"/>
              <w:ind w:left="-60" w:firstLine="0"/>
              <w:jc w:val="center"/>
              <w:rPr>
                <w:b w:val="1"/>
                <w:bCs w:val="1"/>
                <w:color w:val="375623"/>
                <w:sz w:val="22"/>
                <w:szCs w:val="22"/>
              </w:rPr>
            </w:pPr>
            <w:r w:rsidDel="00000000" w:rsidR="00000000" w:rsidRPr="00000000">
              <w:rPr>
                <w:b w:val="1"/>
                <w:bCs w:val="1"/>
                <w:color w:val="375623"/>
                <w:sz w:val="22"/>
                <w:szCs w:val="22"/>
                <w:rtl w:val="0"/>
              </w:rPr>
              <w:t xml:space="preserve">Cao</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E1">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Dữ liệu nền</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E2">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UC-05</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E3">
            <w:pPr>
              <w:spacing w:after="240" w:before="240" w:line="276" w:lineRule="auto"/>
              <w:ind w:left="-60" w:firstLine="0"/>
              <w:rPr>
                <w:color w:val="1a1a2e"/>
                <w:sz w:val="22"/>
                <w:szCs w:val="22"/>
              </w:rPr>
            </w:pPr>
            <w:r w:rsidDel="00000000" w:rsidR="00000000" w:rsidRPr="00000000">
              <w:rPr>
                <w:color w:val="1a1a2e"/>
                <w:sz w:val="22"/>
                <w:szCs w:val="22"/>
                <w:rtl w:val="0"/>
              </w:rPr>
              <w:t xml:space="preserve">Quản lý dữ liệu nghiệp vụ</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E4">
            <w:pPr>
              <w:spacing w:after="240" w:before="240" w:line="276" w:lineRule="auto"/>
              <w:ind w:left="-60" w:firstLine="0"/>
              <w:rPr>
                <w:color w:val="1a1a2e"/>
                <w:sz w:val="22"/>
                <w:szCs w:val="22"/>
              </w:rPr>
            </w:pPr>
            <w:r w:rsidDel="00000000" w:rsidR="00000000" w:rsidRPr="00000000">
              <w:rPr>
                <w:color w:val="1a1a2e"/>
                <w:sz w:val="22"/>
                <w:szCs w:val="22"/>
                <w:rtl w:val="0"/>
              </w:rPr>
              <w:t xml:space="preserve">Admin, Mgr</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E5">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FR-5</w:t>
            </w:r>
          </w:p>
        </w:tc>
        <w:tc>
          <w:tcPr>
            <w:tcBorders>
              <w:top w:color="b4c7d9" w:space="0" w:sz="6" w:val="single"/>
              <w:left w:color="b4c7d9" w:space="0" w:sz="6" w:val="single"/>
              <w:bottom w:color="b4c7d9" w:space="0" w:sz="6" w:val="single"/>
              <w:right w:color="b4c7d9" w:space="0" w:sz="6" w:val="single"/>
            </w:tcBorders>
            <w:shd w:fill="d6e4f0" w:val="clear"/>
            <w:tcMar>
              <w:top w:w="80.0" w:type="dxa"/>
              <w:left w:w="160.0" w:type="dxa"/>
              <w:bottom w:w="80.0" w:type="dxa"/>
              <w:right w:w="160.0" w:type="dxa"/>
            </w:tcMar>
          </w:tcPr>
          <w:p w:rsidR="00000000" w:rsidDel="00000000" w:rsidP="00000000" w:rsidRDefault="00000000" w:rsidRPr="00000000" w14:paraId="000003E6">
            <w:pPr>
              <w:spacing w:after="240" w:before="240" w:line="276" w:lineRule="auto"/>
              <w:ind w:left="-60" w:firstLine="0"/>
              <w:jc w:val="center"/>
              <w:rPr>
                <w:b w:val="1"/>
                <w:bCs w:val="1"/>
                <w:color w:val="1f4e79"/>
                <w:sz w:val="22"/>
                <w:szCs w:val="22"/>
              </w:rPr>
            </w:pPr>
            <w:r w:rsidDel="00000000" w:rsidR="00000000" w:rsidRPr="00000000">
              <w:rPr>
                <w:b w:val="1"/>
                <w:bCs w:val="1"/>
                <w:color w:val="1f4e79"/>
                <w:sz w:val="22"/>
                <w:szCs w:val="22"/>
                <w:rtl w:val="0"/>
              </w:rPr>
              <w:t xml:space="preserve">Trung</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E7">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Dữ liệu nền</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E8">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UC-06</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E9">
            <w:pPr>
              <w:spacing w:after="240" w:before="240" w:line="276" w:lineRule="auto"/>
              <w:ind w:left="-60" w:firstLine="0"/>
              <w:rPr>
                <w:color w:val="1a1a2e"/>
                <w:sz w:val="22"/>
                <w:szCs w:val="22"/>
              </w:rPr>
            </w:pPr>
            <w:r w:rsidDel="00000000" w:rsidR="00000000" w:rsidRPr="00000000">
              <w:rPr>
                <w:color w:val="1a1a2e"/>
                <w:sz w:val="22"/>
                <w:szCs w:val="22"/>
                <w:rtl w:val="0"/>
              </w:rPr>
              <w:t xml:space="preserve">Tạo &amp; giao công việc</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EA">
            <w:pPr>
              <w:spacing w:after="240" w:before="240" w:line="276" w:lineRule="auto"/>
              <w:ind w:left="-60" w:firstLine="0"/>
              <w:rPr>
                <w:color w:val="1a1a2e"/>
                <w:sz w:val="22"/>
                <w:szCs w:val="22"/>
              </w:rPr>
            </w:pPr>
            <w:r w:rsidDel="00000000" w:rsidR="00000000" w:rsidRPr="00000000">
              <w:rPr>
                <w:color w:val="1a1a2e"/>
                <w:sz w:val="22"/>
                <w:szCs w:val="22"/>
                <w:rtl w:val="0"/>
              </w:rPr>
              <w:t xml:space="preserve">Manager, PM</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EB">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FR-7</w:t>
            </w:r>
          </w:p>
        </w:tc>
        <w:tc>
          <w:tcPr>
            <w:tcBorders>
              <w:top w:color="b4c7d9" w:space="0" w:sz="6" w:val="single"/>
              <w:left w:color="b4c7d9" w:space="0" w:sz="6" w:val="single"/>
              <w:bottom w:color="b4c7d9" w:space="0" w:sz="6" w:val="single"/>
              <w:right w:color="b4c7d9" w:space="0" w:sz="6" w:val="single"/>
            </w:tcBorders>
            <w:shd w:fill="e2efda" w:val="clear"/>
            <w:tcMar>
              <w:top w:w="80.0" w:type="dxa"/>
              <w:left w:w="160.0" w:type="dxa"/>
              <w:bottom w:w="80.0" w:type="dxa"/>
              <w:right w:w="160.0" w:type="dxa"/>
            </w:tcMar>
          </w:tcPr>
          <w:p w:rsidR="00000000" w:rsidDel="00000000" w:rsidP="00000000" w:rsidRDefault="00000000" w:rsidRPr="00000000" w14:paraId="000003EC">
            <w:pPr>
              <w:spacing w:after="240" w:before="240" w:line="276" w:lineRule="auto"/>
              <w:ind w:left="-60" w:firstLine="0"/>
              <w:jc w:val="center"/>
              <w:rPr>
                <w:b w:val="1"/>
                <w:bCs w:val="1"/>
                <w:color w:val="375623"/>
                <w:sz w:val="22"/>
                <w:szCs w:val="22"/>
              </w:rPr>
            </w:pPr>
            <w:r w:rsidDel="00000000" w:rsidR="00000000" w:rsidRPr="00000000">
              <w:rPr>
                <w:b w:val="1"/>
                <w:bCs w:val="1"/>
                <w:color w:val="375623"/>
                <w:sz w:val="22"/>
                <w:szCs w:val="22"/>
                <w:rtl w:val="0"/>
              </w:rPr>
              <w:t xml:space="preserve">Cao</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ED">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Công việc</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EE">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UC-07</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EF">
            <w:pPr>
              <w:spacing w:after="240" w:before="240" w:line="276" w:lineRule="auto"/>
              <w:ind w:left="-60" w:firstLine="0"/>
              <w:rPr>
                <w:color w:val="1a1a2e"/>
                <w:sz w:val="22"/>
                <w:szCs w:val="22"/>
              </w:rPr>
            </w:pPr>
            <w:r w:rsidDel="00000000" w:rsidR="00000000" w:rsidRPr="00000000">
              <w:rPr>
                <w:color w:val="1a1a2e"/>
                <w:sz w:val="22"/>
                <w:szCs w:val="22"/>
                <w:rtl w:val="0"/>
              </w:rPr>
              <w:t xml:space="preserve">Cập nhật trạng thái task</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F0">
            <w:pPr>
              <w:spacing w:after="240" w:before="240" w:line="276" w:lineRule="auto"/>
              <w:ind w:left="-60" w:firstLine="0"/>
              <w:rPr>
                <w:color w:val="1a1a2e"/>
                <w:sz w:val="22"/>
                <w:szCs w:val="22"/>
              </w:rPr>
            </w:pPr>
            <w:r w:rsidDel="00000000" w:rsidR="00000000" w:rsidRPr="00000000">
              <w:rPr>
                <w:color w:val="1a1a2e"/>
                <w:sz w:val="22"/>
                <w:szCs w:val="22"/>
                <w:rtl w:val="0"/>
              </w:rPr>
              <w:t xml:space="preserve">Employee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F1">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FR-8</w:t>
            </w:r>
          </w:p>
        </w:tc>
        <w:tc>
          <w:tcPr>
            <w:tcBorders>
              <w:top w:color="b4c7d9" w:space="0" w:sz="6" w:val="single"/>
              <w:left w:color="b4c7d9" w:space="0" w:sz="6" w:val="single"/>
              <w:bottom w:color="b4c7d9" w:space="0" w:sz="6" w:val="single"/>
              <w:right w:color="b4c7d9" w:space="0" w:sz="6" w:val="single"/>
            </w:tcBorders>
            <w:shd w:fill="e2efda" w:val="clear"/>
            <w:tcMar>
              <w:top w:w="80.0" w:type="dxa"/>
              <w:left w:w="160.0" w:type="dxa"/>
              <w:bottom w:w="80.0" w:type="dxa"/>
              <w:right w:w="160.0" w:type="dxa"/>
            </w:tcMar>
          </w:tcPr>
          <w:p w:rsidR="00000000" w:rsidDel="00000000" w:rsidP="00000000" w:rsidRDefault="00000000" w:rsidRPr="00000000" w14:paraId="000003F2">
            <w:pPr>
              <w:spacing w:after="240" w:before="240" w:line="276" w:lineRule="auto"/>
              <w:ind w:left="-60" w:firstLine="0"/>
              <w:jc w:val="center"/>
              <w:rPr>
                <w:b w:val="1"/>
                <w:bCs w:val="1"/>
                <w:color w:val="375623"/>
                <w:sz w:val="22"/>
                <w:szCs w:val="22"/>
              </w:rPr>
            </w:pPr>
            <w:r w:rsidDel="00000000" w:rsidR="00000000" w:rsidRPr="00000000">
              <w:rPr>
                <w:b w:val="1"/>
                <w:bCs w:val="1"/>
                <w:color w:val="375623"/>
                <w:sz w:val="22"/>
                <w:szCs w:val="22"/>
                <w:rtl w:val="0"/>
              </w:rPr>
              <w:t xml:space="preserve">Cao</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F3">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Công việc</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F4">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UC-08</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F5">
            <w:pPr>
              <w:spacing w:after="240" w:before="240" w:line="276" w:lineRule="auto"/>
              <w:ind w:left="-60" w:firstLine="0"/>
              <w:rPr>
                <w:color w:val="1a1a2e"/>
                <w:sz w:val="22"/>
                <w:szCs w:val="22"/>
              </w:rPr>
            </w:pPr>
            <w:r w:rsidDel="00000000" w:rsidR="00000000" w:rsidRPr="00000000">
              <w:rPr>
                <w:color w:val="1a1a2e"/>
                <w:sz w:val="22"/>
                <w:szCs w:val="22"/>
                <w:rtl w:val="0"/>
              </w:rPr>
              <w:t xml:space="preserve">Quản lý Kanban board</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F6">
            <w:pPr>
              <w:spacing w:after="240" w:before="240" w:line="276" w:lineRule="auto"/>
              <w:ind w:left="-60" w:firstLine="0"/>
              <w:rPr>
                <w:color w:val="1a1a2e"/>
                <w:sz w:val="22"/>
                <w:szCs w:val="22"/>
              </w:rPr>
            </w:pPr>
            <w:r w:rsidDel="00000000" w:rsidR="00000000" w:rsidRPr="00000000">
              <w:rPr>
                <w:color w:val="1a1a2e"/>
                <w:sz w:val="22"/>
                <w:szCs w:val="22"/>
                <w:rtl w:val="0"/>
              </w:rPr>
              <w:t xml:space="preserve">Manager, PM</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F7">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FR-9</w:t>
            </w:r>
          </w:p>
        </w:tc>
        <w:tc>
          <w:tcPr>
            <w:tcBorders>
              <w:top w:color="b4c7d9" w:space="0" w:sz="6" w:val="single"/>
              <w:left w:color="b4c7d9" w:space="0" w:sz="6" w:val="single"/>
              <w:bottom w:color="b4c7d9" w:space="0" w:sz="6" w:val="single"/>
              <w:right w:color="b4c7d9" w:space="0" w:sz="6" w:val="single"/>
            </w:tcBorders>
            <w:shd w:fill="e2efda" w:val="clear"/>
            <w:tcMar>
              <w:top w:w="80.0" w:type="dxa"/>
              <w:left w:w="160.0" w:type="dxa"/>
              <w:bottom w:w="80.0" w:type="dxa"/>
              <w:right w:w="160.0" w:type="dxa"/>
            </w:tcMar>
          </w:tcPr>
          <w:p w:rsidR="00000000" w:rsidDel="00000000" w:rsidP="00000000" w:rsidRDefault="00000000" w:rsidRPr="00000000" w14:paraId="000003F8">
            <w:pPr>
              <w:spacing w:after="240" w:before="240" w:line="276" w:lineRule="auto"/>
              <w:ind w:left="-60" w:firstLine="0"/>
              <w:jc w:val="center"/>
              <w:rPr>
                <w:b w:val="1"/>
                <w:bCs w:val="1"/>
                <w:color w:val="375623"/>
                <w:sz w:val="22"/>
                <w:szCs w:val="22"/>
              </w:rPr>
            </w:pPr>
            <w:r w:rsidDel="00000000" w:rsidR="00000000" w:rsidRPr="00000000">
              <w:rPr>
                <w:b w:val="1"/>
                <w:bCs w:val="1"/>
                <w:color w:val="375623"/>
                <w:sz w:val="22"/>
                <w:szCs w:val="22"/>
                <w:rtl w:val="0"/>
              </w:rPr>
              <w:t xml:space="preserve">Cao</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3F9">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Công việc</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FA">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UC-09</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FB">
            <w:pPr>
              <w:spacing w:after="240" w:before="240" w:line="276" w:lineRule="auto"/>
              <w:ind w:left="-60" w:firstLine="0"/>
              <w:rPr>
                <w:color w:val="1a1a2e"/>
                <w:sz w:val="22"/>
                <w:szCs w:val="22"/>
              </w:rPr>
            </w:pPr>
            <w:r w:rsidDel="00000000" w:rsidR="00000000" w:rsidRPr="00000000">
              <w:rPr>
                <w:color w:val="1a1a2e"/>
                <w:sz w:val="22"/>
                <w:szCs w:val="22"/>
                <w:rtl w:val="0"/>
              </w:rPr>
              <w:t xml:space="preserve">Chuyển giao công việc</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FC">
            <w:pPr>
              <w:spacing w:after="240" w:before="240" w:line="276" w:lineRule="auto"/>
              <w:ind w:left="-60" w:firstLine="0"/>
              <w:rPr>
                <w:color w:val="1a1a2e"/>
                <w:sz w:val="22"/>
                <w:szCs w:val="22"/>
              </w:rPr>
            </w:pPr>
            <w:r w:rsidDel="00000000" w:rsidR="00000000" w:rsidRPr="00000000">
              <w:rPr>
                <w:color w:val="1a1a2e"/>
                <w:sz w:val="22"/>
                <w:szCs w:val="22"/>
                <w:rtl w:val="0"/>
              </w:rPr>
              <w:t xml:space="preserve">Manager</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FD">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FR-10</w:t>
            </w:r>
          </w:p>
        </w:tc>
        <w:tc>
          <w:tcPr>
            <w:tcBorders>
              <w:top w:color="b4c7d9" w:space="0" w:sz="6" w:val="single"/>
              <w:left w:color="b4c7d9" w:space="0" w:sz="6" w:val="single"/>
              <w:bottom w:color="b4c7d9" w:space="0" w:sz="6" w:val="single"/>
              <w:right w:color="b4c7d9" w:space="0" w:sz="6" w:val="single"/>
            </w:tcBorders>
            <w:shd w:fill="d6e4f0" w:val="clear"/>
            <w:tcMar>
              <w:top w:w="80.0" w:type="dxa"/>
              <w:left w:w="160.0" w:type="dxa"/>
              <w:bottom w:w="80.0" w:type="dxa"/>
              <w:right w:w="160.0" w:type="dxa"/>
            </w:tcMar>
          </w:tcPr>
          <w:p w:rsidR="00000000" w:rsidDel="00000000" w:rsidP="00000000" w:rsidRDefault="00000000" w:rsidRPr="00000000" w14:paraId="000003FE">
            <w:pPr>
              <w:spacing w:after="240" w:before="240" w:line="276" w:lineRule="auto"/>
              <w:ind w:left="-60" w:firstLine="0"/>
              <w:jc w:val="center"/>
              <w:rPr>
                <w:b w:val="1"/>
                <w:bCs w:val="1"/>
                <w:color w:val="1f4e79"/>
                <w:sz w:val="22"/>
                <w:szCs w:val="22"/>
              </w:rPr>
            </w:pPr>
            <w:r w:rsidDel="00000000" w:rsidR="00000000" w:rsidRPr="00000000">
              <w:rPr>
                <w:b w:val="1"/>
                <w:bCs w:val="1"/>
                <w:color w:val="1f4e79"/>
                <w:sz w:val="22"/>
                <w:szCs w:val="22"/>
                <w:rtl w:val="0"/>
              </w:rPr>
              <w:t xml:space="preserve">Trung</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3FF">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Công việc</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00">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UC-10</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01">
            <w:pPr>
              <w:spacing w:after="240" w:before="240" w:line="276" w:lineRule="auto"/>
              <w:ind w:left="-60" w:firstLine="0"/>
              <w:rPr>
                <w:color w:val="1a1a2e"/>
                <w:sz w:val="22"/>
                <w:szCs w:val="22"/>
              </w:rPr>
            </w:pPr>
            <w:r w:rsidDel="00000000" w:rsidR="00000000" w:rsidRPr="00000000">
              <w:rPr>
                <w:color w:val="1a1a2e"/>
                <w:sz w:val="22"/>
                <w:szCs w:val="22"/>
                <w:rtl w:val="0"/>
              </w:rPr>
              <w:t xml:space="preserve">Công việc liên phòng ban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02">
            <w:pPr>
              <w:spacing w:after="240" w:before="240" w:line="276" w:lineRule="auto"/>
              <w:ind w:left="-60" w:firstLine="0"/>
              <w:rPr>
                <w:color w:val="1a1a2e"/>
                <w:sz w:val="22"/>
                <w:szCs w:val="22"/>
              </w:rPr>
            </w:pPr>
            <w:r w:rsidDel="00000000" w:rsidR="00000000" w:rsidRPr="00000000">
              <w:rPr>
                <w:color w:val="1a1a2e"/>
                <w:sz w:val="22"/>
                <w:szCs w:val="22"/>
                <w:rtl w:val="0"/>
              </w:rPr>
              <w:t xml:space="preserve">PM, Manager</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03">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FR-11</w:t>
            </w:r>
          </w:p>
        </w:tc>
        <w:tc>
          <w:tcPr>
            <w:tcBorders>
              <w:top w:color="b4c7d9" w:space="0" w:sz="6" w:val="single"/>
              <w:left w:color="b4c7d9" w:space="0" w:sz="6" w:val="single"/>
              <w:bottom w:color="b4c7d9" w:space="0" w:sz="6" w:val="single"/>
              <w:right w:color="b4c7d9" w:space="0" w:sz="6" w:val="single"/>
            </w:tcBorders>
            <w:shd w:fill="d6e4f0" w:val="clear"/>
            <w:tcMar>
              <w:top w:w="80.0" w:type="dxa"/>
              <w:left w:w="160.0" w:type="dxa"/>
              <w:bottom w:w="80.0" w:type="dxa"/>
              <w:right w:w="160.0" w:type="dxa"/>
            </w:tcMar>
          </w:tcPr>
          <w:p w:rsidR="00000000" w:rsidDel="00000000" w:rsidP="00000000" w:rsidRDefault="00000000" w:rsidRPr="00000000" w14:paraId="00000404">
            <w:pPr>
              <w:spacing w:after="240" w:before="240" w:line="276" w:lineRule="auto"/>
              <w:ind w:left="-60" w:firstLine="0"/>
              <w:jc w:val="center"/>
              <w:rPr>
                <w:b w:val="1"/>
                <w:bCs w:val="1"/>
                <w:color w:val="1f4e79"/>
                <w:sz w:val="22"/>
                <w:szCs w:val="22"/>
              </w:rPr>
            </w:pPr>
            <w:r w:rsidDel="00000000" w:rsidR="00000000" w:rsidRPr="00000000">
              <w:rPr>
                <w:b w:val="1"/>
                <w:bCs w:val="1"/>
                <w:color w:val="1f4e79"/>
                <w:sz w:val="22"/>
                <w:szCs w:val="22"/>
                <w:rtl w:val="0"/>
              </w:rPr>
              <w:t xml:space="preserve">Trung</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05">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Công việc</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06">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UC-11</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07">
            <w:pPr>
              <w:spacing w:after="240" w:before="240" w:line="276" w:lineRule="auto"/>
              <w:ind w:left="-60" w:firstLine="0"/>
              <w:rPr>
                <w:color w:val="1a1a2e"/>
                <w:sz w:val="22"/>
                <w:szCs w:val="22"/>
              </w:rPr>
            </w:pPr>
            <w:r w:rsidDel="00000000" w:rsidR="00000000" w:rsidRPr="00000000">
              <w:rPr>
                <w:color w:val="1a1a2e"/>
                <w:sz w:val="22"/>
                <w:szCs w:val="22"/>
                <w:rtl w:val="0"/>
              </w:rPr>
              <w:t xml:space="preserve">Thiết lập KPI</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08">
            <w:pPr>
              <w:spacing w:after="240" w:before="240" w:line="276" w:lineRule="auto"/>
              <w:ind w:left="-60" w:firstLine="0"/>
              <w:rPr>
                <w:color w:val="1a1a2e"/>
                <w:sz w:val="22"/>
                <w:szCs w:val="22"/>
              </w:rPr>
            </w:pPr>
            <w:r w:rsidDel="00000000" w:rsidR="00000000" w:rsidRPr="00000000">
              <w:rPr>
                <w:color w:val="1a1a2e"/>
                <w:sz w:val="22"/>
                <w:szCs w:val="22"/>
                <w:rtl w:val="0"/>
              </w:rPr>
              <w:t xml:space="preserve">Manager, Dir</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09">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FR-12</w:t>
            </w:r>
          </w:p>
        </w:tc>
        <w:tc>
          <w:tcPr>
            <w:tcBorders>
              <w:top w:color="b4c7d9" w:space="0" w:sz="6" w:val="single"/>
              <w:left w:color="b4c7d9" w:space="0" w:sz="6" w:val="single"/>
              <w:bottom w:color="b4c7d9" w:space="0" w:sz="6" w:val="single"/>
              <w:right w:color="b4c7d9" w:space="0" w:sz="6" w:val="single"/>
            </w:tcBorders>
            <w:shd w:fill="e2efda" w:val="clear"/>
            <w:tcMar>
              <w:top w:w="80.0" w:type="dxa"/>
              <w:left w:w="160.0" w:type="dxa"/>
              <w:bottom w:w="80.0" w:type="dxa"/>
              <w:right w:w="160.0" w:type="dxa"/>
            </w:tcMar>
          </w:tcPr>
          <w:p w:rsidR="00000000" w:rsidDel="00000000" w:rsidP="00000000" w:rsidRDefault="00000000" w:rsidRPr="00000000" w14:paraId="0000040A">
            <w:pPr>
              <w:spacing w:after="240" w:before="240" w:line="276" w:lineRule="auto"/>
              <w:ind w:left="-60" w:firstLine="0"/>
              <w:jc w:val="center"/>
              <w:rPr>
                <w:b w:val="1"/>
                <w:bCs w:val="1"/>
                <w:color w:val="375623"/>
                <w:sz w:val="22"/>
                <w:szCs w:val="22"/>
              </w:rPr>
            </w:pPr>
            <w:r w:rsidDel="00000000" w:rsidR="00000000" w:rsidRPr="00000000">
              <w:rPr>
                <w:b w:val="1"/>
                <w:bCs w:val="1"/>
                <w:color w:val="375623"/>
                <w:sz w:val="22"/>
                <w:szCs w:val="22"/>
                <w:rtl w:val="0"/>
              </w:rPr>
              <w:t xml:space="preserve">Cao</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0B">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KPI</w:t>
            </w:r>
          </w:p>
        </w:tc>
      </w:tr>
      <w:tr>
        <w:trPr>
          <w:cantSplit w:val="0"/>
          <w:trHeight w:val="1020.9252929687682"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0C">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UC-12</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0D">
            <w:pPr>
              <w:spacing w:after="240" w:before="240" w:line="276" w:lineRule="auto"/>
              <w:ind w:left="-60" w:firstLine="0"/>
              <w:rPr>
                <w:color w:val="1a1a2e"/>
                <w:sz w:val="22"/>
                <w:szCs w:val="22"/>
              </w:rPr>
            </w:pPr>
            <w:r w:rsidDel="00000000" w:rsidR="00000000" w:rsidRPr="00000000">
              <w:rPr>
                <w:color w:val="1a1a2e"/>
                <w:sz w:val="22"/>
                <w:szCs w:val="22"/>
                <w:rtl w:val="0"/>
              </w:rPr>
              <w:t xml:space="preserve">Tính KPI tự động</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0E">
            <w:pPr>
              <w:spacing w:after="240" w:before="240" w:line="276" w:lineRule="auto"/>
              <w:ind w:left="-60" w:firstLine="0"/>
              <w:rPr>
                <w:color w:val="1a1a2e"/>
                <w:sz w:val="22"/>
                <w:szCs w:val="22"/>
              </w:rPr>
            </w:pPr>
            <w:r w:rsidDel="00000000" w:rsidR="00000000" w:rsidRPr="00000000">
              <w:rPr>
                <w:color w:val="1a1a2e"/>
                <w:sz w:val="22"/>
                <w:szCs w:val="22"/>
                <w:rtl w:val="0"/>
              </w:rPr>
              <w:t xml:space="preserve">KPI Engine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0F">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FR-13</w:t>
            </w:r>
          </w:p>
        </w:tc>
        <w:tc>
          <w:tcPr>
            <w:tcBorders>
              <w:top w:color="b4c7d9" w:space="0" w:sz="6" w:val="single"/>
              <w:left w:color="b4c7d9" w:space="0" w:sz="6" w:val="single"/>
              <w:bottom w:color="b4c7d9" w:space="0" w:sz="6" w:val="single"/>
              <w:right w:color="b4c7d9" w:space="0" w:sz="6" w:val="single"/>
            </w:tcBorders>
            <w:shd w:fill="e2efda" w:val="clear"/>
            <w:tcMar>
              <w:top w:w="80.0" w:type="dxa"/>
              <w:left w:w="160.0" w:type="dxa"/>
              <w:bottom w:w="80.0" w:type="dxa"/>
              <w:right w:w="160.0" w:type="dxa"/>
            </w:tcMar>
          </w:tcPr>
          <w:p w:rsidR="00000000" w:rsidDel="00000000" w:rsidP="00000000" w:rsidRDefault="00000000" w:rsidRPr="00000000" w14:paraId="00000410">
            <w:pPr>
              <w:spacing w:after="240" w:before="240" w:line="276" w:lineRule="auto"/>
              <w:ind w:left="-60" w:firstLine="0"/>
              <w:jc w:val="center"/>
              <w:rPr>
                <w:b w:val="1"/>
                <w:bCs w:val="1"/>
                <w:color w:val="375623"/>
                <w:sz w:val="22"/>
                <w:szCs w:val="22"/>
              </w:rPr>
            </w:pPr>
            <w:r w:rsidDel="00000000" w:rsidR="00000000" w:rsidRPr="00000000">
              <w:rPr>
                <w:b w:val="1"/>
                <w:bCs w:val="1"/>
                <w:color w:val="375623"/>
                <w:sz w:val="22"/>
                <w:szCs w:val="22"/>
                <w:rtl w:val="0"/>
              </w:rPr>
              <w:t xml:space="preserve">Cao</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11">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KPI</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12">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UC-13</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13">
            <w:pPr>
              <w:spacing w:after="240" w:before="240" w:line="276" w:lineRule="auto"/>
              <w:ind w:left="-60" w:firstLine="0"/>
              <w:rPr>
                <w:color w:val="1a1a2e"/>
                <w:sz w:val="22"/>
                <w:szCs w:val="22"/>
              </w:rPr>
            </w:pPr>
            <w:r w:rsidDel="00000000" w:rsidR="00000000" w:rsidRPr="00000000">
              <w:rPr>
                <w:color w:val="1a1a2e"/>
                <w:sz w:val="22"/>
                <w:szCs w:val="22"/>
                <w:rtl w:val="0"/>
              </w:rPr>
              <w:t xml:space="preserve">Phê duyệt ngoại lệ KPI</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14">
            <w:pPr>
              <w:spacing w:after="240" w:before="240" w:line="276" w:lineRule="auto"/>
              <w:ind w:left="-60" w:firstLine="0"/>
              <w:rPr>
                <w:color w:val="1a1a2e"/>
                <w:sz w:val="22"/>
                <w:szCs w:val="22"/>
              </w:rPr>
            </w:pPr>
            <w:r w:rsidDel="00000000" w:rsidR="00000000" w:rsidRPr="00000000">
              <w:rPr>
                <w:color w:val="1a1a2e"/>
                <w:sz w:val="22"/>
                <w:szCs w:val="22"/>
                <w:rtl w:val="0"/>
              </w:rPr>
              <w:t xml:space="preserve">Manager</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15">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FR-14</w:t>
            </w:r>
          </w:p>
        </w:tc>
        <w:tc>
          <w:tcPr>
            <w:tcBorders>
              <w:top w:color="b4c7d9" w:space="0" w:sz="6" w:val="single"/>
              <w:left w:color="b4c7d9" w:space="0" w:sz="6" w:val="single"/>
              <w:bottom w:color="b4c7d9" w:space="0" w:sz="6" w:val="single"/>
              <w:right w:color="b4c7d9" w:space="0" w:sz="6" w:val="single"/>
            </w:tcBorders>
            <w:shd w:fill="e2efda" w:val="clear"/>
            <w:tcMar>
              <w:top w:w="80.0" w:type="dxa"/>
              <w:left w:w="160.0" w:type="dxa"/>
              <w:bottom w:w="80.0" w:type="dxa"/>
              <w:right w:w="160.0" w:type="dxa"/>
            </w:tcMar>
          </w:tcPr>
          <w:p w:rsidR="00000000" w:rsidDel="00000000" w:rsidP="00000000" w:rsidRDefault="00000000" w:rsidRPr="00000000" w14:paraId="00000416">
            <w:pPr>
              <w:spacing w:after="240" w:before="240" w:line="276" w:lineRule="auto"/>
              <w:ind w:left="-60" w:firstLine="0"/>
              <w:jc w:val="center"/>
              <w:rPr>
                <w:b w:val="1"/>
                <w:bCs w:val="1"/>
                <w:color w:val="375623"/>
                <w:sz w:val="22"/>
                <w:szCs w:val="22"/>
              </w:rPr>
            </w:pPr>
            <w:r w:rsidDel="00000000" w:rsidR="00000000" w:rsidRPr="00000000">
              <w:rPr>
                <w:b w:val="1"/>
                <w:bCs w:val="1"/>
                <w:color w:val="375623"/>
                <w:sz w:val="22"/>
                <w:szCs w:val="22"/>
                <w:rtl w:val="0"/>
              </w:rPr>
              <w:t xml:space="preserve">Cao</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17">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KPI</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18">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UC-14</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19">
            <w:pPr>
              <w:spacing w:after="240" w:before="240" w:line="276" w:lineRule="auto"/>
              <w:ind w:left="-60" w:firstLine="0"/>
              <w:rPr>
                <w:color w:val="1a1a2e"/>
                <w:sz w:val="22"/>
                <w:szCs w:val="22"/>
              </w:rPr>
            </w:pPr>
            <w:r w:rsidDel="00000000" w:rsidR="00000000" w:rsidRPr="00000000">
              <w:rPr>
                <w:color w:val="1a1a2e"/>
                <w:sz w:val="22"/>
                <w:szCs w:val="22"/>
                <w:rtl w:val="0"/>
              </w:rPr>
              <w:t xml:space="preserve">Thông báo &amp; nhắc nhở Bot</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1A">
            <w:pPr>
              <w:spacing w:after="240" w:before="240" w:line="276" w:lineRule="auto"/>
              <w:ind w:left="-60" w:firstLine="0"/>
              <w:rPr>
                <w:color w:val="1a1a2e"/>
                <w:sz w:val="22"/>
                <w:szCs w:val="22"/>
              </w:rPr>
            </w:pPr>
            <w:r w:rsidDel="00000000" w:rsidR="00000000" w:rsidRPr="00000000">
              <w:rPr>
                <w:color w:val="1a1a2e"/>
                <w:sz w:val="22"/>
                <w:szCs w:val="22"/>
                <w:rtl w:val="0"/>
              </w:rPr>
              <w:t xml:space="preserve">Teams Bot</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1B">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FR-15</w:t>
            </w:r>
          </w:p>
        </w:tc>
        <w:tc>
          <w:tcPr>
            <w:tcBorders>
              <w:top w:color="b4c7d9" w:space="0" w:sz="6" w:val="single"/>
              <w:left w:color="b4c7d9" w:space="0" w:sz="6" w:val="single"/>
              <w:bottom w:color="b4c7d9" w:space="0" w:sz="6" w:val="single"/>
              <w:right w:color="b4c7d9" w:space="0" w:sz="6" w:val="single"/>
            </w:tcBorders>
            <w:shd w:fill="e2efda" w:val="clear"/>
            <w:tcMar>
              <w:top w:w="80.0" w:type="dxa"/>
              <w:left w:w="160.0" w:type="dxa"/>
              <w:bottom w:w="80.0" w:type="dxa"/>
              <w:right w:w="160.0" w:type="dxa"/>
            </w:tcMar>
          </w:tcPr>
          <w:p w:rsidR="00000000" w:rsidDel="00000000" w:rsidP="00000000" w:rsidRDefault="00000000" w:rsidRPr="00000000" w14:paraId="0000041C">
            <w:pPr>
              <w:spacing w:after="240" w:before="240" w:line="276" w:lineRule="auto"/>
              <w:ind w:left="-60" w:firstLine="0"/>
              <w:jc w:val="center"/>
              <w:rPr>
                <w:b w:val="1"/>
                <w:bCs w:val="1"/>
                <w:color w:val="375623"/>
                <w:sz w:val="22"/>
                <w:szCs w:val="22"/>
              </w:rPr>
            </w:pPr>
            <w:r w:rsidDel="00000000" w:rsidR="00000000" w:rsidRPr="00000000">
              <w:rPr>
                <w:b w:val="1"/>
                <w:bCs w:val="1"/>
                <w:color w:val="375623"/>
                <w:sz w:val="22"/>
                <w:szCs w:val="22"/>
                <w:rtl w:val="0"/>
              </w:rPr>
              <w:t xml:space="preserve">Cao</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1D">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Tự động hóa</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1E">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UC-15</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1F">
            <w:pPr>
              <w:spacing w:after="240" w:before="240" w:line="276" w:lineRule="auto"/>
              <w:ind w:left="-60" w:firstLine="0"/>
              <w:rPr>
                <w:color w:val="1a1a2e"/>
                <w:sz w:val="22"/>
                <w:szCs w:val="22"/>
              </w:rPr>
            </w:pPr>
            <w:r w:rsidDel="00000000" w:rsidR="00000000" w:rsidRPr="00000000">
              <w:rPr>
                <w:color w:val="1a1a2e"/>
                <w:sz w:val="22"/>
                <w:szCs w:val="22"/>
                <w:rtl w:val="0"/>
              </w:rPr>
              <w:t xml:space="preserve">Giám sát bất thường</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20">
            <w:pPr>
              <w:spacing w:after="240" w:before="240" w:line="276" w:lineRule="auto"/>
              <w:ind w:left="-60" w:firstLine="0"/>
              <w:rPr>
                <w:color w:val="1a1a2e"/>
                <w:sz w:val="22"/>
                <w:szCs w:val="22"/>
              </w:rPr>
            </w:pPr>
            <w:r w:rsidDel="00000000" w:rsidR="00000000" w:rsidRPr="00000000">
              <w:rPr>
                <w:color w:val="1a1a2e"/>
                <w:sz w:val="22"/>
                <w:szCs w:val="22"/>
                <w:rtl w:val="0"/>
              </w:rPr>
              <w:t xml:space="preserve">Manager, PM</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21">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FR-16</w:t>
            </w:r>
          </w:p>
        </w:tc>
        <w:tc>
          <w:tcPr>
            <w:tcBorders>
              <w:top w:color="b4c7d9" w:space="0" w:sz="6" w:val="single"/>
              <w:left w:color="b4c7d9" w:space="0" w:sz="6" w:val="single"/>
              <w:bottom w:color="b4c7d9" w:space="0" w:sz="6" w:val="single"/>
              <w:right w:color="b4c7d9" w:space="0" w:sz="6" w:val="single"/>
            </w:tcBorders>
            <w:shd w:fill="d6e4f0" w:val="clear"/>
            <w:tcMar>
              <w:top w:w="80.0" w:type="dxa"/>
              <w:left w:w="160.0" w:type="dxa"/>
              <w:bottom w:w="80.0" w:type="dxa"/>
              <w:right w:w="160.0" w:type="dxa"/>
            </w:tcMar>
          </w:tcPr>
          <w:p w:rsidR="00000000" w:rsidDel="00000000" w:rsidP="00000000" w:rsidRDefault="00000000" w:rsidRPr="00000000" w14:paraId="00000422">
            <w:pPr>
              <w:spacing w:after="240" w:before="240" w:line="276" w:lineRule="auto"/>
              <w:ind w:left="-60" w:firstLine="0"/>
              <w:jc w:val="center"/>
              <w:rPr>
                <w:b w:val="1"/>
                <w:bCs w:val="1"/>
                <w:color w:val="1f4e79"/>
                <w:sz w:val="22"/>
                <w:szCs w:val="22"/>
              </w:rPr>
            </w:pPr>
            <w:r w:rsidDel="00000000" w:rsidR="00000000" w:rsidRPr="00000000">
              <w:rPr>
                <w:b w:val="1"/>
                <w:bCs w:val="1"/>
                <w:color w:val="1f4e79"/>
                <w:sz w:val="22"/>
                <w:szCs w:val="22"/>
                <w:rtl w:val="0"/>
              </w:rPr>
              <w:t xml:space="preserve">Trung</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23">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Tự động hóa</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24">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UC-16</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25">
            <w:pPr>
              <w:spacing w:after="240" w:before="240" w:line="276" w:lineRule="auto"/>
              <w:ind w:left="-60" w:firstLine="0"/>
              <w:rPr>
                <w:color w:val="1a1a2e"/>
                <w:sz w:val="22"/>
                <w:szCs w:val="22"/>
              </w:rPr>
            </w:pPr>
            <w:r w:rsidDel="00000000" w:rsidR="00000000" w:rsidRPr="00000000">
              <w:rPr>
                <w:color w:val="1a1a2e"/>
                <w:sz w:val="22"/>
                <w:szCs w:val="22"/>
                <w:rtl w:val="0"/>
              </w:rPr>
              <w:t xml:space="preserve">Dashboard hiệu suất</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26">
            <w:pPr>
              <w:spacing w:after="240" w:before="240" w:line="276" w:lineRule="auto"/>
              <w:ind w:left="-60" w:firstLine="0"/>
              <w:rPr>
                <w:color w:val="1a1a2e"/>
                <w:sz w:val="22"/>
                <w:szCs w:val="22"/>
              </w:rPr>
            </w:pPr>
            <w:r w:rsidDel="00000000" w:rsidR="00000000" w:rsidRPr="00000000">
              <w:rPr>
                <w:color w:val="1a1a2e"/>
                <w:sz w:val="22"/>
                <w:szCs w:val="22"/>
                <w:rtl w:val="0"/>
              </w:rPr>
              <w:t xml:space="preserve">Tất cả</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27">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FR-17</w:t>
            </w:r>
          </w:p>
        </w:tc>
        <w:tc>
          <w:tcPr>
            <w:tcBorders>
              <w:top w:color="b4c7d9" w:space="0" w:sz="6" w:val="single"/>
              <w:left w:color="b4c7d9" w:space="0" w:sz="6" w:val="single"/>
              <w:bottom w:color="b4c7d9" w:space="0" w:sz="6" w:val="single"/>
              <w:right w:color="b4c7d9" w:space="0" w:sz="6" w:val="single"/>
            </w:tcBorders>
            <w:shd w:fill="e2efda" w:val="clear"/>
            <w:tcMar>
              <w:top w:w="80.0" w:type="dxa"/>
              <w:left w:w="160.0" w:type="dxa"/>
              <w:bottom w:w="80.0" w:type="dxa"/>
              <w:right w:w="160.0" w:type="dxa"/>
            </w:tcMar>
          </w:tcPr>
          <w:p w:rsidR="00000000" w:rsidDel="00000000" w:rsidP="00000000" w:rsidRDefault="00000000" w:rsidRPr="00000000" w14:paraId="00000428">
            <w:pPr>
              <w:spacing w:after="240" w:before="240" w:line="276" w:lineRule="auto"/>
              <w:ind w:left="-60" w:firstLine="0"/>
              <w:jc w:val="center"/>
              <w:rPr>
                <w:b w:val="1"/>
                <w:bCs w:val="1"/>
                <w:color w:val="375623"/>
                <w:sz w:val="22"/>
                <w:szCs w:val="22"/>
              </w:rPr>
            </w:pPr>
            <w:r w:rsidDel="00000000" w:rsidR="00000000" w:rsidRPr="00000000">
              <w:rPr>
                <w:b w:val="1"/>
                <w:bCs w:val="1"/>
                <w:color w:val="375623"/>
                <w:sz w:val="22"/>
                <w:szCs w:val="22"/>
                <w:rtl w:val="0"/>
              </w:rPr>
              <w:t xml:space="preserve">Cao</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29">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Báo cáo</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2A">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UC-17</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2B">
            <w:pPr>
              <w:spacing w:after="240" w:before="240" w:line="276" w:lineRule="auto"/>
              <w:ind w:left="-60" w:firstLine="0"/>
              <w:rPr>
                <w:color w:val="1a1a2e"/>
                <w:sz w:val="22"/>
                <w:szCs w:val="22"/>
              </w:rPr>
            </w:pPr>
            <w:r w:rsidDel="00000000" w:rsidR="00000000" w:rsidRPr="00000000">
              <w:rPr>
                <w:color w:val="1a1a2e"/>
                <w:sz w:val="22"/>
                <w:szCs w:val="22"/>
                <w:rtl w:val="0"/>
              </w:rPr>
              <w:t xml:space="preserve">Xuất báo cáo Excel/PDF</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2C">
            <w:pPr>
              <w:spacing w:after="240" w:before="240" w:line="276" w:lineRule="auto"/>
              <w:ind w:left="-60" w:firstLine="0"/>
              <w:rPr>
                <w:color w:val="1a1a2e"/>
                <w:sz w:val="22"/>
                <w:szCs w:val="22"/>
              </w:rPr>
            </w:pPr>
            <w:r w:rsidDel="00000000" w:rsidR="00000000" w:rsidRPr="00000000">
              <w:rPr>
                <w:color w:val="1a1a2e"/>
                <w:sz w:val="22"/>
                <w:szCs w:val="22"/>
                <w:rtl w:val="0"/>
              </w:rPr>
              <w:t xml:space="preserve">Manager, Dir</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2D">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FR-18</w:t>
            </w:r>
          </w:p>
        </w:tc>
        <w:tc>
          <w:tcPr>
            <w:tcBorders>
              <w:top w:color="b4c7d9" w:space="0" w:sz="6" w:val="single"/>
              <w:left w:color="b4c7d9" w:space="0" w:sz="6" w:val="single"/>
              <w:bottom w:color="b4c7d9" w:space="0" w:sz="6" w:val="single"/>
              <w:right w:color="b4c7d9" w:space="0" w:sz="6" w:val="single"/>
            </w:tcBorders>
            <w:shd w:fill="d6e4f0" w:val="clear"/>
            <w:tcMar>
              <w:top w:w="80.0" w:type="dxa"/>
              <w:left w:w="160.0" w:type="dxa"/>
              <w:bottom w:w="80.0" w:type="dxa"/>
              <w:right w:w="160.0" w:type="dxa"/>
            </w:tcMar>
          </w:tcPr>
          <w:p w:rsidR="00000000" w:rsidDel="00000000" w:rsidP="00000000" w:rsidRDefault="00000000" w:rsidRPr="00000000" w14:paraId="0000042E">
            <w:pPr>
              <w:spacing w:after="240" w:before="240" w:line="276" w:lineRule="auto"/>
              <w:ind w:left="-60" w:firstLine="0"/>
              <w:jc w:val="center"/>
              <w:rPr>
                <w:b w:val="1"/>
                <w:bCs w:val="1"/>
                <w:color w:val="1f4e79"/>
                <w:sz w:val="22"/>
                <w:szCs w:val="22"/>
              </w:rPr>
            </w:pPr>
            <w:r w:rsidDel="00000000" w:rsidR="00000000" w:rsidRPr="00000000">
              <w:rPr>
                <w:b w:val="1"/>
                <w:bCs w:val="1"/>
                <w:color w:val="1f4e79"/>
                <w:sz w:val="22"/>
                <w:szCs w:val="22"/>
                <w:rtl w:val="0"/>
              </w:rPr>
              <w:t xml:space="preserve">Trung</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2F">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Báo cáo</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30">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UC-18</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31">
            <w:pPr>
              <w:spacing w:after="240" w:before="240" w:line="276" w:lineRule="auto"/>
              <w:ind w:left="-60" w:firstLine="0"/>
              <w:rPr>
                <w:color w:val="1a1a2e"/>
                <w:sz w:val="22"/>
                <w:szCs w:val="22"/>
              </w:rPr>
            </w:pPr>
            <w:r w:rsidDel="00000000" w:rsidR="00000000" w:rsidRPr="00000000">
              <w:rPr>
                <w:color w:val="1a1a2e"/>
                <w:sz w:val="22"/>
                <w:szCs w:val="22"/>
                <w:rtl w:val="0"/>
              </w:rPr>
              <w:t xml:space="preserve">Tìm kiếm &amp; lọc tích hợp</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32">
            <w:pPr>
              <w:spacing w:after="240" w:before="240" w:line="276" w:lineRule="auto"/>
              <w:ind w:left="-60" w:firstLine="0"/>
              <w:rPr>
                <w:color w:val="1a1a2e"/>
                <w:sz w:val="22"/>
                <w:szCs w:val="22"/>
              </w:rPr>
            </w:pPr>
            <w:r w:rsidDel="00000000" w:rsidR="00000000" w:rsidRPr="00000000">
              <w:rPr>
                <w:color w:val="1a1a2e"/>
                <w:sz w:val="22"/>
                <w:szCs w:val="22"/>
                <w:rtl w:val="0"/>
              </w:rPr>
              <w:t xml:space="preserve">Tất cả</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33">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FR-19</w:t>
            </w:r>
          </w:p>
        </w:tc>
        <w:tc>
          <w:tcPr>
            <w:tcBorders>
              <w:top w:color="b4c7d9" w:space="0" w:sz="6" w:val="single"/>
              <w:left w:color="b4c7d9" w:space="0" w:sz="6" w:val="single"/>
              <w:bottom w:color="b4c7d9" w:space="0" w:sz="6" w:val="single"/>
              <w:right w:color="b4c7d9" w:space="0" w:sz="6" w:val="single"/>
            </w:tcBorders>
            <w:shd w:fill="d6e4f0" w:val="clear"/>
            <w:tcMar>
              <w:top w:w="80.0" w:type="dxa"/>
              <w:left w:w="160.0" w:type="dxa"/>
              <w:bottom w:w="80.0" w:type="dxa"/>
              <w:right w:w="160.0" w:type="dxa"/>
            </w:tcMar>
          </w:tcPr>
          <w:p w:rsidR="00000000" w:rsidDel="00000000" w:rsidP="00000000" w:rsidRDefault="00000000" w:rsidRPr="00000000" w14:paraId="00000434">
            <w:pPr>
              <w:spacing w:after="240" w:before="240" w:line="276" w:lineRule="auto"/>
              <w:ind w:left="-60" w:firstLine="0"/>
              <w:jc w:val="center"/>
              <w:rPr>
                <w:b w:val="1"/>
                <w:bCs w:val="1"/>
                <w:color w:val="1f4e79"/>
                <w:sz w:val="22"/>
                <w:szCs w:val="22"/>
              </w:rPr>
            </w:pPr>
            <w:r w:rsidDel="00000000" w:rsidR="00000000" w:rsidRPr="00000000">
              <w:rPr>
                <w:b w:val="1"/>
                <w:bCs w:val="1"/>
                <w:color w:val="1f4e79"/>
                <w:sz w:val="22"/>
                <w:szCs w:val="22"/>
                <w:rtl w:val="0"/>
              </w:rPr>
              <w:t xml:space="preserve">Trung</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35">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Tra cứu</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36">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UC-19</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37">
            <w:pPr>
              <w:spacing w:after="240" w:before="240" w:line="276" w:lineRule="auto"/>
              <w:ind w:left="-60" w:firstLine="0"/>
              <w:rPr>
                <w:color w:val="1a1a2e"/>
                <w:sz w:val="22"/>
                <w:szCs w:val="22"/>
              </w:rPr>
            </w:pPr>
            <w:r w:rsidDel="00000000" w:rsidR="00000000" w:rsidRPr="00000000">
              <w:rPr>
                <w:color w:val="1a1a2e"/>
                <w:sz w:val="22"/>
                <w:szCs w:val="22"/>
                <w:rtl w:val="0"/>
              </w:rPr>
              <w:t xml:space="preserve">Ghi nhận Audit Log</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38">
            <w:pPr>
              <w:spacing w:after="240" w:before="240" w:line="276" w:lineRule="auto"/>
              <w:ind w:left="-60" w:firstLine="0"/>
              <w:rPr>
                <w:color w:val="1a1a2e"/>
                <w:sz w:val="22"/>
                <w:szCs w:val="22"/>
              </w:rPr>
            </w:pPr>
            <w:r w:rsidDel="00000000" w:rsidR="00000000" w:rsidRPr="00000000">
              <w:rPr>
                <w:color w:val="1a1a2e"/>
                <w:sz w:val="22"/>
                <w:szCs w:val="22"/>
                <w:rtl w:val="0"/>
              </w:rPr>
              <w:t xml:space="preserve">Log Service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39">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FR-20</w:t>
            </w:r>
          </w:p>
        </w:tc>
        <w:tc>
          <w:tcPr>
            <w:tcBorders>
              <w:top w:color="b4c7d9" w:space="0" w:sz="6" w:val="single"/>
              <w:left w:color="b4c7d9" w:space="0" w:sz="6" w:val="single"/>
              <w:bottom w:color="b4c7d9" w:space="0" w:sz="6" w:val="single"/>
              <w:right w:color="b4c7d9" w:space="0" w:sz="6" w:val="single"/>
            </w:tcBorders>
            <w:shd w:fill="e2efda" w:val="clear"/>
            <w:tcMar>
              <w:top w:w="80.0" w:type="dxa"/>
              <w:left w:w="160.0" w:type="dxa"/>
              <w:bottom w:w="80.0" w:type="dxa"/>
              <w:right w:w="160.0" w:type="dxa"/>
            </w:tcMar>
          </w:tcPr>
          <w:p w:rsidR="00000000" w:rsidDel="00000000" w:rsidP="00000000" w:rsidRDefault="00000000" w:rsidRPr="00000000" w14:paraId="0000043A">
            <w:pPr>
              <w:spacing w:after="240" w:before="240" w:line="276" w:lineRule="auto"/>
              <w:ind w:left="-60" w:firstLine="0"/>
              <w:jc w:val="center"/>
              <w:rPr>
                <w:b w:val="1"/>
                <w:bCs w:val="1"/>
                <w:color w:val="375623"/>
                <w:sz w:val="22"/>
                <w:szCs w:val="22"/>
              </w:rPr>
            </w:pPr>
            <w:r w:rsidDel="00000000" w:rsidR="00000000" w:rsidRPr="00000000">
              <w:rPr>
                <w:b w:val="1"/>
                <w:bCs w:val="1"/>
                <w:color w:val="375623"/>
                <w:sz w:val="22"/>
                <w:szCs w:val="22"/>
                <w:rtl w:val="0"/>
              </w:rPr>
              <w:t xml:space="preserve">Cao</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3B">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Nhật ký</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3C">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UC-20</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3D">
            <w:pPr>
              <w:spacing w:after="240" w:before="240" w:line="276" w:lineRule="auto"/>
              <w:ind w:left="-60" w:firstLine="0"/>
              <w:rPr>
                <w:color w:val="1a1a2e"/>
                <w:sz w:val="22"/>
                <w:szCs w:val="22"/>
              </w:rPr>
            </w:pPr>
            <w:r w:rsidDel="00000000" w:rsidR="00000000" w:rsidRPr="00000000">
              <w:rPr>
                <w:color w:val="1a1a2e"/>
                <w:sz w:val="22"/>
                <w:szCs w:val="22"/>
                <w:rtl w:val="0"/>
              </w:rPr>
              <w:t xml:space="preserve">Tra cứu lịch sử hệ thống</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3E">
            <w:pPr>
              <w:spacing w:after="240" w:before="240" w:line="276" w:lineRule="auto"/>
              <w:ind w:left="-60" w:firstLine="0"/>
              <w:rPr>
                <w:color w:val="1a1a2e"/>
                <w:sz w:val="22"/>
                <w:szCs w:val="22"/>
              </w:rPr>
            </w:pPr>
            <w:r w:rsidDel="00000000" w:rsidR="00000000" w:rsidRPr="00000000">
              <w:rPr>
                <w:color w:val="1a1a2e"/>
                <w:sz w:val="22"/>
                <w:szCs w:val="22"/>
                <w:rtl w:val="0"/>
              </w:rPr>
              <w:t xml:space="preserve">Admin, PM</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3F">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FR-21</w:t>
            </w:r>
          </w:p>
        </w:tc>
        <w:tc>
          <w:tcPr>
            <w:tcBorders>
              <w:top w:color="b4c7d9" w:space="0" w:sz="6" w:val="single"/>
              <w:left w:color="b4c7d9" w:space="0" w:sz="6" w:val="single"/>
              <w:bottom w:color="b4c7d9" w:space="0" w:sz="6" w:val="single"/>
              <w:right w:color="b4c7d9" w:space="0" w:sz="6" w:val="single"/>
            </w:tcBorders>
            <w:shd w:fill="d6e4f0" w:val="clear"/>
            <w:tcMar>
              <w:top w:w="80.0" w:type="dxa"/>
              <w:left w:w="160.0" w:type="dxa"/>
              <w:bottom w:w="80.0" w:type="dxa"/>
              <w:right w:w="160.0" w:type="dxa"/>
            </w:tcMar>
          </w:tcPr>
          <w:p w:rsidR="00000000" w:rsidDel="00000000" w:rsidP="00000000" w:rsidRDefault="00000000" w:rsidRPr="00000000" w14:paraId="00000440">
            <w:pPr>
              <w:spacing w:after="240" w:before="240" w:line="276" w:lineRule="auto"/>
              <w:ind w:left="-60" w:firstLine="0"/>
              <w:jc w:val="center"/>
              <w:rPr>
                <w:b w:val="1"/>
                <w:bCs w:val="1"/>
                <w:color w:val="1f4e79"/>
                <w:sz w:val="22"/>
                <w:szCs w:val="22"/>
              </w:rPr>
            </w:pPr>
            <w:r w:rsidDel="00000000" w:rsidR="00000000" w:rsidRPr="00000000">
              <w:rPr>
                <w:b w:val="1"/>
                <w:bCs w:val="1"/>
                <w:color w:val="1f4e79"/>
                <w:sz w:val="22"/>
                <w:szCs w:val="22"/>
                <w:rtl w:val="0"/>
              </w:rPr>
              <w:t xml:space="preserve">Trung</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41">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Nhật ký</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42">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UC-21</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43">
            <w:pPr>
              <w:spacing w:after="240" w:before="240" w:line="276" w:lineRule="auto"/>
              <w:ind w:left="-60" w:firstLine="0"/>
              <w:rPr>
                <w:color w:val="1a1a2e"/>
                <w:sz w:val="22"/>
                <w:szCs w:val="22"/>
              </w:rPr>
            </w:pPr>
            <w:r w:rsidDel="00000000" w:rsidR="00000000" w:rsidRPr="00000000">
              <w:rPr>
                <w:color w:val="1a1a2e"/>
                <w:sz w:val="22"/>
                <w:szCs w:val="22"/>
                <w:rtl w:val="0"/>
              </w:rPr>
              <w:t xml:space="preserve">Quản lý tài liệu dự án</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44">
            <w:pPr>
              <w:spacing w:after="240" w:before="240" w:line="276" w:lineRule="auto"/>
              <w:ind w:left="-60" w:firstLine="0"/>
              <w:rPr>
                <w:color w:val="1a1a2e"/>
                <w:sz w:val="22"/>
                <w:szCs w:val="22"/>
              </w:rPr>
            </w:pPr>
            <w:r w:rsidDel="00000000" w:rsidR="00000000" w:rsidRPr="00000000">
              <w:rPr>
                <w:color w:val="1a1a2e"/>
                <w:sz w:val="22"/>
                <w:szCs w:val="22"/>
                <w:rtl w:val="0"/>
              </w:rPr>
              <w:t xml:space="preserve">PM, Admin</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45">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FR-22</w:t>
            </w:r>
          </w:p>
        </w:tc>
        <w:tc>
          <w:tcPr>
            <w:tcBorders>
              <w:top w:color="b4c7d9" w:space="0" w:sz="6" w:val="single"/>
              <w:left w:color="b4c7d9" w:space="0" w:sz="6" w:val="single"/>
              <w:bottom w:color="b4c7d9" w:space="0" w:sz="6" w:val="single"/>
              <w:right w:color="b4c7d9" w:space="0" w:sz="6" w:val="single"/>
            </w:tcBorders>
            <w:shd w:fill="fce4d6" w:val="clear"/>
            <w:tcMar>
              <w:top w:w="80.0" w:type="dxa"/>
              <w:left w:w="160.0" w:type="dxa"/>
              <w:bottom w:w="80.0" w:type="dxa"/>
              <w:right w:w="160.0" w:type="dxa"/>
            </w:tcMar>
          </w:tcPr>
          <w:p w:rsidR="00000000" w:rsidDel="00000000" w:rsidP="00000000" w:rsidRDefault="00000000" w:rsidRPr="00000000" w14:paraId="00000446">
            <w:pPr>
              <w:spacing w:after="240" w:before="240" w:line="276" w:lineRule="auto"/>
              <w:ind w:left="-60" w:firstLine="0"/>
              <w:jc w:val="center"/>
              <w:rPr>
                <w:b w:val="1"/>
                <w:bCs w:val="1"/>
                <w:color w:val="7f4524"/>
                <w:sz w:val="22"/>
                <w:szCs w:val="22"/>
              </w:rPr>
            </w:pPr>
            <w:r w:rsidDel="00000000" w:rsidR="00000000" w:rsidRPr="00000000">
              <w:rPr>
                <w:b w:val="1"/>
                <w:bCs w:val="1"/>
                <w:color w:val="7f4524"/>
                <w:sz w:val="22"/>
                <w:szCs w:val="22"/>
                <w:rtl w:val="0"/>
              </w:rPr>
              <w:t xml:space="preserve">Thấp</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47">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Tài liệu</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48">
            <w:pPr>
              <w:spacing w:after="240" w:before="240" w:line="276" w:lineRule="auto"/>
              <w:ind w:left="-60" w:firstLine="0"/>
              <w:rPr>
                <w:b w:val="1"/>
                <w:bCs w:val="1"/>
                <w:color w:val="2e75b6"/>
                <w:sz w:val="22"/>
                <w:szCs w:val="22"/>
              </w:rPr>
            </w:pPr>
            <w:r w:rsidDel="00000000" w:rsidR="00000000" w:rsidRPr="00000000">
              <w:rPr>
                <w:b w:val="1"/>
                <w:bCs w:val="1"/>
                <w:color w:val="2e75b6"/>
                <w:sz w:val="22"/>
                <w:szCs w:val="22"/>
                <w:rtl w:val="0"/>
              </w:rPr>
              <w:t xml:space="preserve">UC-22</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49">
            <w:pPr>
              <w:spacing w:after="240" w:before="240" w:line="276" w:lineRule="auto"/>
              <w:ind w:left="-60" w:firstLine="0"/>
              <w:rPr>
                <w:color w:val="1a1a2e"/>
                <w:sz w:val="22"/>
                <w:szCs w:val="22"/>
              </w:rPr>
            </w:pPr>
            <w:r w:rsidDel="00000000" w:rsidR="00000000" w:rsidRPr="00000000">
              <w:rPr>
                <w:color w:val="1a1a2e"/>
                <w:sz w:val="22"/>
                <w:szCs w:val="22"/>
                <w:rtl w:val="0"/>
              </w:rPr>
              <w:t xml:space="preserve">Hỗ trợ QA &amp; kiểm thử</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4A">
            <w:pPr>
              <w:spacing w:after="240" w:before="240" w:line="276" w:lineRule="auto"/>
              <w:ind w:left="-60" w:firstLine="0"/>
              <w:rPr>
                <w:color w:val="1a1a2e"/>
                <w:sz w:val="22"/>
                <w:szCs w:val="22"/>
              </w:rPr>
            </w:pPr>
            <w:r w:rsidDel="00000000" w:rsidR="00000000" w:rsidRPr="00000000">
              <w:rPr>
                <w:color w:val="1a1a2e"/>
                <w:sz w:val="22"/>
                <w:szCs w:val="22"/>
                <w:rtl w:val="0"/>
              </w:rPr>
              <w:t xml:space="preserve">Admin, QA</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4B">
            <w:pPr>
              <w:spacing w:after="240" w:before="240" w:line="276" w:lineRule="auto"/>
              <w:ind w:left="-60" w:firstLine="0"/>
              <w:jc w:val="center"/>
              <w:rPr>
                <w:color w:val="006064"/>
                <w:sz w:val="22"/>
                <w:szCs w:val="22"/>
              </w:rPr>
            </w:pPr>
            <w:r w:rsidDel="00000000" w:rsidR="00000000" w:rsidRPr="00000000">
              <w:rPr>
                <w:color w:val="006064"/>
                <w:sz w:val="22"/>
                <w:szCs w:val="22"/>
                <w:rtl w:val="0"/>
              </w:rPr>
              <w:t xml:space="preserve">FR-23</w:t>
            </w:r>
          </w:p>
        </w:tc>
        <w:tc>
          <w:tcPr>
            <w:tcBorders>
              <w:top w:color="b4c7d9" w:space="0" w:sz="6" w:val="single"/>
              <w:left w:color="b4c7d9" w:space="0" w:sz="6" w:val="single"/>
              <w:bottom w:color="b4c7d9" w:space="0" w:sz="6" w:val="single"/>
              <w:right w:color="b4c7d9" w:space="0" w:sz="6" w:val="single"/>
            </w:tcBorders>
            <w:shd w:fill="d6e4f0" w:val="clear"/>
            <w:tcMar>
              <w:top w:w="80.0" w:type="dxa"/>
              <w:left w:w="160.0" w:type="dxa"/>
              <w:bottom w:w="80.0" w:type="dxa"/>
              <w:right w:w="160.0" w:type="dxa"/>
            </w:tcMar>
          </w:tcPr>
          <w:p w:rsidR="00000000" w:rsidDel="00000000" w:rsidP="00000000" w:rsidRDefault="00000000" w:rsidRPr="00000000" w14:paraId="0000044C">
            <w:pPr>
              <w:spacing w:after="240" w:before="240" w:line="276" w:lineRule="auto"/>
              <w:ind w:left="-60" w:firstLine="0"/>
              <w:jc w:val="center"/>
              <w:rPr>
                <w:b w:val="1"/>
                <w:bCs w:val="1"/>
                <w:color w:val="1f4e79"/>
                <w:sz w:val="22"/>
                <w:szCs w:val="22"/>
              </w:rPr>
            </w:pPr>
            <w:r w:rsidDel="00000000" w:rsidR="00000000" w:rsidRPr="00000000">
              <w:rPr>
                <w:b w:val="1"/>
                <w:bCs w:val="1"/>
                <w:color w:val="1f4e79"/>
                <w:sz w:val="22"/>
                <w:szCs w:val="22"/>
                <w:rtl w:val="0"/>
              </w:rPr>
              <w:t xml:space="preserve">Trung</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4D">
            <w:pPr>
              <w:spacing w:after="240" w:before="240" w:line="276" w:lineRule="auto"/>
              <w:ind w:left="-60" w:firstLine="0"/>
              <w:jc w:val="center"/>
              <w:rPr>
                <w:color w:val="1a1a2e"/>
                <w:sz w:val="22"/>
                <w:szCs w:val="22"/>
              </w:rPr>
            </w:pPr>
            <w:r w:rsidDel="00000000" w:rsidR="00000000" w:rsidRPr="00000000">
              <w:rPr>
                <w:color w:val="1a1a2e"/>
                <w:sz w:val="22"/>
                <w:szCs w:val="22"/>
                <w:rtl w:val="0"/>
              </w:rPr>
              <w:t xml:space="preserve">Chất lượng</w:t>
            </w:r>
          </w:p>
        </w:tc>
      </w:tr>
    </w:tbl>
    <w:p w:rsidR="00000000" w:rsidDel="00000000" w:rsidP="00000000" w:rsidRDefault="00000000" w:rsidRPr="00000000" w14:paraId="0000044E">
      <w:pPr>
        <w:spacing w:after="120" w:before="120" w:line="276" w:lineRule="auto"/>
        <w:ind w:firstLine="0"/>
        <w:rPr/>
      </w:pPr>
      <w:r w:rsidDel="00000000" w:rsidR="00000000" w:rsidRPr="00000000">
        <w:rPr>
          <w:rtl w:val="0"/>
        </w:rPr>
      </w:r>
    </w:p>
    <w:p w:rsidR="00000000" w:rsidDel="00000000" w:rsidP="00000000" w:rsidRDefault="00000000" w:rsidRPr="00000000" w14:paraId="0000044F">
      <w:pPr>
        <w:pStyle w:val="Heading3"/>
        <w:keepNext w:val="0"/>
        <w:keepLines w:val="0"/>
        <w:spacing w:after="80" w:before="360" w:line="278.00000000000006" w:lineRule="auto"/>
        <w:ind w:left="0" w:firstLine="0"/>
        <w:jc w:val="both"/>
        <w:rPr>
          <w:b w:val="1"/>
          <w:bCs w:val="1"/>
          <w:sz w:val="32"/>
          <w:szCs w:val="32"/>
        </w:rPr>
      </w:pPr>
      <w:bookmarkStart w:colFirst="0" w:colLast="0" w:name="_e1rs4fpdgl6e" w:id="69"/>
      <w:bookmarkEnd w:id="69"/>
      <w:r w:rsidDel="00000000" w:rsidR="00000000" w:rsidRPr="00000000">
        <w:rPr>
          <w:b w:val="1"/>
          <w:bCs w:val="1"/>
          <w:sz w:val="32"/>
          <w:szCs w:val="32"/>
          <w:rtl w:val="0"/>
        </w:rPr>
        <w:t xml:space="preserve">4. Mô tả chi tiết từng use case</w:t>
      </w:r>
    </w:p>
    <w:p w:rsidR="00000000" w:rsidDel="00000000" w:rsidP="00000000" w:rsidRDefault="00000000" w:rsidRPr="00000000" w14:paraId="00000450">
      <w:pPr>
        <w:rPr>
          <w:sz w:val="26"/>
          <w:szCs w:val="26"/>
        </w:rPr>
      </w:pPr>
      <w:r w:rsidDel="00000000" w:rsidR="00000000" w:rsidRPr="00000000">
        <w:rPr>
          <w:rtl w:val="0"/>
        </w:rPr>
        <w:t xml:space="preserve"> </w:t>
      </w:r>
      <w:r w:rsidDel="00000000" w:rsidR="00000000" w:rsidRPr="00000000">
        <w:rPr>
          <w:sz w:val="26"/>
          <w:szCs w:val="26"/>
          <w:rtl w:val="0"/>
        </w:rPr>
        <w:t xml:space="preserve">Dưới đây là đặc tả chi tiết 4 use case cốt lõi đại diện cho các nhóm chức năng quan trọng nhất của hệ thống:</w:t>
      </w:r>
    </w:p>
    <w:p w:rsidR="00000000" w:rsidDel="00000000" w:rsidP="00000000" w:rsidRDefault="00000000" w:rsidRPr="00000000" w14:paraId="00000451">
      <w:pPr>
        <w:ind w:firstLine="0"/>
        <w:rPr>
          <w:b w:val="1"/>
          <w:bCs w:val="1"/>
          <w:color w:val="1f4e79"/>
          <w:sz w:val="26"/>
          <w:szCs w:val="26"/>
        </w:rPr>
      </w:pPr>
      <w:r w:rsidDel="00000000" w:rsidR="00000000" w:rsidRPr="00000000">
        <w:rPr>
          <w:b w:val="1"/>
          <w:bCs w:val="1"/>
          <w:color w:val="1f4e79"/>
          <w:sz w:val="26"/>
          <w:szCs w:val="26"/>
          <w:rtl w:val="0"/>
        </w:rPr>
        <w:t xml:space="preserve">UC-06: Tạo &amp; Giao Công Việc  (FR-7)</w:t>
      </w:r>
    </w:p>
    <w:tbl>
      <w:tblPr>
        <w:tblStyle w:val="Table20"/>
        <w:tblW w:w="9578.33333333333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7223.333333333334"/>
        <w:tblGridChange w:id="0">
          <w:tblGrid>
            <w:gridCol w:w="2355"/>
            <w:gridCol w:w="7223.333333333334"/>
          </w:tblGrid>
        </w:tblGridChange>
      </w:tblGrid>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52">
            <w:pPr>
              <w:spacing w:after="240" w:before="240" w:line="276" w:lineRule="auto"/>
              <w:ind w:left="-60" w:firstLine="0"/>
              <w:rPr>
                <w:b w:val="1"/>
                <w:bCs w:val="1"/>
                <w:color w:val="1a1a2e"/>
              </w:rPr>
            </w:pPr>
            <w:r w:rsidDel="00000000" w:rsidR="00000000" w:rsidRPr="00000000">
              <w:rPr>
                <w:b w:val="1"/>
                <w:bCs w:val="1"/>
                <w:color w:val="1a1a2e"/>
                <w:rtl w:val="0"/>
              </w:rPr>
              <w:t xml:space="preserve">Mã Use Case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53">
            <w:pPr>
              <w:spacing w:after="240" w:before="240" w:line="276" w:lineRule="auto"/>
              <w:ind w:left="-60" w:firstLine="0"/>
              <w:rPr>
                <w:color w:val="1a1a2e"/>
              </w:rPr>
            </w:pPr>
            <w:r w:rsidDel="00000000" w:rsidR="00000000" w:rsidRPr="00000000">
              <w:rPr>
                <w:color w:val="1a1a2e"/>
                <w:rtl w:val="0"/>
              </w:rPr>
              <w:t xml:space="preserve">UC-06</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54">
            <w:pPr>
              <w:spacing w:after="240" w:before="240" w:line="276" w:lineRule="auto"/>
              <w:ind w:left="-60" w:firstLine="0"/>
              <w:rPr>
                <w:b w:val="1"/>
                <w:bCs w:val="1"/>
                <w:color w:val="1a1a2e"/>
              </w:rPr>
            </w:pPr>
            <w:r w:rsidDel="00000000" w:rsidR="00000000" w:rsidRPr="00000000">
              <w:rPr>
                <w:b w:val="1"/>
                <w:bCs w:val="1"/>
                <w:color w:val="1a1a2e"/>
                <w:rtl w:val="0"/>
              </w:rPr>
              <w:t xml:space="preserve">Tên Use Case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55">
            <w:pPr>
              <w:spacing w:after="240" w:before="240" w:line="276" w:lineRule="auto"/>
              <w:ind w:left="-60" w:firstLine="0"/>
              <w:rPr>
                <w:color w:val="1a1a2e"/>
              </w:rPr>
            </w:pPr>
            <w:r w:rsidDel="00000000" w:rsidR="00000000" w:rsidRPr="00000000">
              <w:rPr>
                <w:color w:val="1a1a2e"/>
                <w:rtl w:val="0"/>
              </w:rPr>
              <w:t xml:space="preserve">Tạo &amp; Giao Công Việc</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56">
            <w:pPr>
              <w:spacing w:after="240" w:before="240" w:line="276" w:lineRule="auto"/>
              <w:ind w:left="-60" w:firstLine="0"/>
              <w:rPr>
                <w:b w:val="1"/>
                <w:bCs w:val="1"/>
                <w:color w:val="1a1a2e"/>
              </w:rPr>
            </w:pPr>
            <w:r w:rsidDel="00000000" w:rsidR="00000000" w:rsidRPr="00000000">
              <w:rPr>
                <w:b w:val="1"/>
                <w:bCs w:val="1"/>
                <w:color w:val="1a1a2e"/>
                <w:rtl w:val="0"/>
              </w:rPr>
              <w:t xml:space="preserve">FR liên quan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57">
            <w:pPr>
              <w:spacing w:after="240" w:before="240" w:line="276" w:lineRule="auto"/>
              <w:ind w:left="-60" w:firstLine="0"/>
              <w:rPr>
                <w:color w:val="1a1a2e"/>
              </w:rPr>
            </w:pPr>
            <w:r w:rsidDel="00000000" w:rsidR="00000000" w:rsidRPr="00000000">
              <w:rPr>
                <w:color w:val="1a1a2e"/>
                <w:rtl w:val="0"/>
              </w:rPr>
              <w:t xml:space="preserve">FR-7: Tạo công việc và giao việc</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58">
            <w:pPr>
              <w:spacing w:after="240" w:before="240" w:line="276" w:lineRule="auto"/>
              <w:ind w:left="-60" w:firstLine="0"/>
              <w:rPr>
                <w:b w:val="1"/>
                <w:bCs w:val="1"/>
                <w:color w:val="1a1a2e"/>
              </w:rPr>
            </w:pPr>
            <w:r w:rsidDel="00000000" w:rsidR="00000000" w:rsidRPr="00000000">
              <w:rPr>
                <w:b w:val="1"/>
                <w:bCs w:val="1"/>
                <w:color w:val="1a1a2e"/>
                <w:rtl w:val="0"/>
              </w:rPr>
              <w:t xml:space="preserve">Tác nhân chính</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59">
            <w:pPr>
              <w:spacing w:after="240" w:before="240" w:line="276" w:lineRule="auto"/>
              <w:ind w:left="-60" w:firstLine="0"/>
              <w:rPr>
                <w:color w:val="1a1a2e"/>
              </w:rPr>
            </w:pPr>
            <w:r w:rsidDel="00000000" w:rsidR="00000000" w:rsidRPr="00000000">
              <w:rPr>
                <w:color w:val="1a1a2e"/>
                <w:rtl w:val="0"/>
              </w:rPr>
              <w:t xml:space="preserve">Manager, PM/PMO</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5A">
            <w:pPr>
              <w:spacing w:after="240" w:before="240" w:line="276" w:lineRule="auto"/>
              <w:ind w:left="-60" w:firstLine="0"/>
              <w:rPr>
                <w:b w:val="1"/>
                <w:bCs w:val="1"/>
                <w:color w:val="1a1a2e"/>
              </w:rPr>
            </w:pPr>
            <w:r w:rsidDel="00000000" w:rsidR="00000000" w:rsidRPr="00000000">
              <w:rPr>
                <w:b w:val="1"/>
                <w:bCs w:val="1"/>
                <w:color w:val="1a1a2e"/>
                <w:rtl w:val="0"/>
              </w:rPr>
              <w:t xml:space="preserve">Mô tả ngắn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5B">
            <w:pPr>
              <w:spacing w:after="240" w:before="240" w:line="276" w:lineRule="auto"/>
              <w:ind w:left="-60" w:firstLine="0"/>
              <w:rPr>
                <w:color w:val="1a1a2e"/>
              </w:rPr>
            </w:pPr>
            <w:r w:rsidDel="00000000" w:rsidR="00000000" w:rsidRPr="00000000">
              <w:rPr>
                <w:color w:val="1a1a2e"/>
                <w:rtl w:val="0"/>
              </w:rPr>
              <w:t xml:space="preserve">Cho phép Manager/PM tạo task mới với đầy đủ thông tin nghiệp vụ và giao cho một hoặc nhiều nhân viên, đồng thời kích hoạt thông báo tự động qua Teams Bot.</w:t>
            </w:r>
          </w:p>
        </w:tc>
      </w:tr>
      <w:tr>
        <w:trPr>
          <w:cantSplit w:val="0"/>
          <w:trHeight w:val="1798.7858072916788"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5C">
            <w:pPr>
              <w:spacing w:after="240" w:before="240" w:line="276" w:lineRule="auto"/>
              <w:ind w:left="-60" w:firstLine="0"/>
              <w:rPr>
                <w:b w:val="1"/>
                <w:bCs w:val="1"/>
                <w:color w:val="1a1a2e"/>
              </w:rPr>
            </w:pPr>
            <w:r w:rsidDel="00000000" w:rsidR="00000000" w:rsidRPr="00000000">
              <w:rPr>
                <w:b w:val="1"/>
                <w:bCs w:val="1"/>
                <w:color w:val="1a1a2e"/>
                <w:rtl w:val="0"/>
              </w:rPr>
              <w:t xml:space="preserve">Tiền điều kiện</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5D">
            <w:pPr>
              <w:spacing w:after="240" w:before="240" w:line="276" w:lineRule="auto"/>
              <w:ind w:left="-60" w:firstLine="0"/>
              <w:rPr>
                <w:color w:val="1a1a2e"/>
              </w:rPr>
            </w:pPr>
            <w:r w:rsidDel="00000000" w:rsidR="00000000" w:rsidRPr="00000000">
              <w:rPr>
                <w:color w:val="1a1a2e"/>
                <w:rtl w:val="0"/>
              </w:rPr>
              <w:t xml:space="preserve">1. Người dùng đã đăng nhập qua SSO (UC-01) với quyền Manager hoặc PM. 2. Danh mục phòng ban và nhân viên đã được đồng bộ từ Microsoft 365 (UC-03).</w:t>
            </w:r>
          </w:p>
        </w:tc>
      </w:tr>
      <w:tr>
        <w:trPr>
          <w:cantSplit w:val="0"/>
          <w:trHeight w:val="3653.0240885416697"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5E">
            <w:pPr>
              <w:spacing w:after="240" w:before="240" w:line="276" w:lineRule="auto"/>
              <w:ind w:left="-60" w:firstLine="0"/>
              <w:rPr>
                <w:b w:val="1"/>
                <w:bCs w:val="1"/>
                <w:color w:val="1a1a2e"/>
              </w:rPr>
            </w:pPr>
            <w:r w:rsidDel="00000000" w:rsidR="00000000" w:rsidRPr="00000000">
              <w:rPr>
                <w:b w:val="1"/>
                <w:bCs w:val="1"/>
                <w:color w:val="1a1a2e"/>
                <w:rtl w:val="0"/>
              </w:rPr>
              <w:t xml:space="preserve">Luồng chính</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5F">
            <w:pPr>
              <w:spacing w:after="240" w:before="240" w:line="276" w:lineRule="auto"/>
              <w:ind w:left="-60" w:firstLine="0"/>
              <w:rPr>
                <w:color w:val="1a1a2e"/>
              </w:rPr>
            </w:pPr>
            <w:r w:rsidDel="00000000" w:rsidR="00000000" w:rsidRPr="00000000">
              <w:rPr>
                <w:color w:val="1a1a2e"/>
                <w:rtl w:val="0"/>
              </w:rPr>
              <w:t xml:space="preserve">1. Manager mở form 'Tạo công việc mới' trong Teams Tab App. 2. Hệ thống load danh sách nhân viên thuộc phòng ban từ cache M365. 3. Manager nhập: tiêu đề, mô tả, deadline, độ ưu tiên (Low/Medium/High/Critical), độ khó, tag phân loại. 4. Manager chọn người phụ trách (1 hoặc nhiều). 5. Manager xác nhận tạo → Hệ thống lưu task với trạng thái 'To-do'. 6. Task Service phát sự kiện lên Message Queue. 7. Notification Service nhận sự kiện → Teams Bot gửi Adaptive Card thông báo cho người được giao. 8. Audit Log ghi nhận thao tác tạo task (UC-19).</w:t>
            </w:r>
          </w:p>
        </w:tc>
      </w:tr>
      <w:tr>
        <w:trPr>
          <w:cantSplit w:val="0"/>
          <w:trHeight w:val="2099.492187500009"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60">
            <w:pPr>
              <w:spacing w:after="240" w:before="240" w:line="276" w:lineRule="auto"/>
              <w:ind w:left="-60" w:firstLine="0"/>
              <w:rPr>
                <w:b w:val="1"/>
                <w:bCs w:val="1"/>
                <w:color w:val="1a1a2e"/>
              </w:rPr>
            </w:pPr>
            <w:r w:rsidDel="00000000" w:rsidR="00000000" w:rsidRPr="00000000">
              <w:rPr>
                <w:b w:val="1"/>
                <w:bCs w:val="1"/>
                <w:color w:val="1a1a2e"/>
                <w:rtl w:val="0"/>
              </w:rPr>
              <w:t xml:space="preserve">Luồng thay thế</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61">
            <w:pPr>
              <w:spacing w:after="240" w:before="240" w:line="276" w:lineRule="auto"/>
              <w:ind w:left="-60" w:firstLine="0"/>
              <w:rPr>
                <w:color w:val="1a1a2e"/>
              </w:rPr>
            </w:pPr>
            <w:r w:rsidDel="00000000" w:rsidR="00000000" w:rsidRPr="00000000">
              <w:rPr>
                <w:color w:val="1a1a2e"/>
                <w:rtl w:val="0"/>
              </w:rPr>
              <w:t xml:space="preserve">4a. Giao việc liên phòng ban → Kích hoạt UC-10; cần xác nhận từ Manager phòng ban liên quan. 3a. Deadline trong quá khứ → Hệ thống hiển thị cảnh báo màu đỏ, không chặn nhưng yêu cầu xác nhận. 5a. Lưu nháp → Task ở trạng thái 'Draft', chưa gửi thông báo.</w:t>
            </w:r>
          </w:p>
        </w:tc>
      </w:tr>
      <w:tr>
        <w:trPr>
          <w:cantSplit w:val="0"/>
          <w:trHeight w:val="1331.6666666666606"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62">
            <w:pPr>
              <w:spacing w:after="240" w:before="240" w:line="276" w:lineRule="auto"/>
              <w:ind w:left="-60" w:firstLine="0"/>
              <w:rPr>
                <w:b w:val="1"/>
                <w:bCs w:val="1"/>
                <w:color w:val="1a1a2e"/>
              </w:rPr>
            </w:pPr>
            <w:r w:rsidDel="00000000" w:rsidR="00000000" w:rsidRPr="00000000">
              <w:rPr>
                <w:b w:val="1"/>
                <w:bCs w:val="1"/>
                <w:color w:val="1a1a2e"/>
                <w:rtl w:val="0"/>
              </w:rPr>
              <w:t xml:space="preserve">Hậu điều kiện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63">
            <w:pPr>
              <w:spacing w:after="240" w:before="240" w:line="276" w:lineRule="auto"/>
              <w:ind w:left="-60" w:firstLine="0"/>
              <w:rPr>
                <w:color w:val="1a1a2e"/>
              </w:rPr>
            </w:pPr>
            <w:r w:rsidDel="00000000" w:rsidR="00000000" w:rsidRPr="00000000">
              <w:rPr>
                <w:color w:val="1a1a2e"/>
                <w:rtl w:val="0"/>
              </w:rPr>
              <w:t xml:space="preserve">Task được lưu, hiển thị trên Kanban board (UC-08), nhân viên nhận thông báo qua Teams Bot.</w:t>
            </w:r>
          </w:p>
        </w:tc>
      </w:tr>
      <w:tr>
        <w:trPr>
          <w:cantSplit w:val="0"/>
          <w:trHeight w:val="1464.746093750009"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64">
            <w:pPr>
              <w:spacing w:after="240" w:before="240" w:line="276" w:lineRule="auto"/>
              <w:ind w:left="-60" w:firstLine="0"/>
              <w:rPr>
                <w:b w:val="1"/>
                <w:bCs w:val="1"/>
                <w:color w:val="1a1a2e"/>
              </w:rPr>
            </w:pPr>
            <w:r w:rsidDel="00000000" w:rsidR="00000000" w:rsidRPr="00000000">
              <w:rPr>
                <w:b w:val="1"/>
                <w:bCs w:val="1"/>
                <w:color w:val="1a1a2e"/>
                <w:rtl w:val="0"/>
              </w:rPr>
              <w:t xml:space="preserve">Ngoại lệ</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65">
            <w:pPr>
              <w:spacing w:after="240" w:before="240" w:line="276" w:lineRule="auto"/>
              <w:ind w:left="-60" w:firstLine="0"/>
              <w:rPr>
                <w:color w:val="1a1a2e"/>
              </w:rPr>
            </w:pPr>
            <w:r w:rsidDel="00000000" w:rsidR="00000000" w:rsidRPr="00000000">
              <w:rPr>
                <w:color w:val="1a1a2e"/>
                <w:rtl w:val="0"/>
              </w:rPr>
              <w:t xml:space="preserve">Mất kết nối DB → Dữ liệu được đệm tạm, hiển thị thông báo lỗi, không mất nội dung đã nhập.</w:t>
            </w:r>
          </w:p>
        </w:tc>
      </w:tr>
      <w:tr>
        <w:trPr>
          <w:cantSplit w:val="0"/>
          <w:trHeight w:val="1080.7063802083303"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66">
            <w:pPr>
              <w:spacing w:after="240" w:before="240" w:line="276" w:lineRule="auto"/>
              <w:ind w:left="-60" w:firstLine="0"/>
              <w:rPr>
                <w:b w:val="1"/>
                <w:bCs w:val="1"/>
                <w:color w:val="1a1a2e"/>
              </w:rPr>
            </w:pPr>
            <w:r w:rsidDel="00000000" w:rsidR="00000000" w:rsidRPr="00000000">
              <w:rPr>
                <w:b w:val="1"/>
                <w:bCs w:val="1"/>
                <w:color w:val="1a1a2e"/>
                <w:rtl w:val="0"/>
              </w:rPr>
              <w:t xml:space="preserve">Độ ưu tiên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67">
            <w:pPr>
              <w:spacing w:after="240" w:before="240" w:line="276" w:lineRule="auto"/>
              <w:ind w:left="-60" w:firstLine="0"/>
              <w:rPr>
                <w:color w:val="1a1a2e"/>
              </w:rPr>
            </w:pPr>
            <w:r w:rsidDel="00000000" w:rsidR="00000000" w:rsidRPr="00000000">
              <w:rPr>
                <w:color w:val="1a1a2e"/>
                <w:rtl w:val="0"/>
              </w:rPr>
              <w:t xml:space="preserve">Cao</w:t>
            </w:r>
          </w:p>
        </w:tc>
      </w:tr>
    </w:tbl>
    <w:p w:rsidR="00000000" w:rsidDel="00000000" w:rsidP="00000000" w:rsidRDefault="00000000" w:rsidRPr="00000000" w14:paraId="00000468">
      <w:pPr>
        <w:spacing w:after="80" w:before="80" w:line="276" w:lineRule="auto"/>
        <w:ind w:firstLine="0"/>
        <w:rPr>
          <w:color w:val="1a1a2e"/>
        </w:rPr>
      </w:pPr>
      <w:r w:rsidDel="00000000" w:rsidR="00000000" w:rsidRPr="00000000">
        <w:rPr>
          <w:color w:val="1a1a2e"/>
          <w:rtl w:val="0"/>
        </w:rPr>
        <w:t xml:space="preserve"> </w:t>
      </w:r>
    </w:p>
    <w:p w:rsidR="00000000" w:rsidDel="00000000" w:rsidP="00000000" w:rsidRDefault="00000000" w:rsidRPr="00000000" w14:paraId="00000469">
      <w:pPr>
        <w:spacing w:after="80" w:before="80" w:line="276" w:lineRule="auto"/>
        <w:ind w:firstLine="0"/>
        <w:rPr>
          <w:color w:val="1a1a2e"/>
        </w:rPr>
      </w:pPr>
      <w:r w:rsidDel="00000000" w:rsidR="00000000" w:rsidRPr="00000000">
        <w:rPr>
          <w:rtl w:val="0"/>
        </w:rPr>
      </w:r>
    </w:p>
    <w:p w:rsidR="00000000" w:rsidDel="00000000" w:rsidP="00000000" w:rsidRDefault="00000000" w:rsidRPr="00000000" w14:paraId="0000046A">
      <w:pPr>
        <w:spacing w:after="80" w:before="80" w:line="276" w:lineRule="auto"/>
        <w:ind w:firstLine="0"/>
        <w:rPr>
          <w:color w:val="1a1a2e"/>
          <w:sz w:val="26"/>
          <w:szCs w:val="26"/>
        </w:rPr>
      </w:pPr>
      <w:r w:rsidDel="00000000" w:rsidR="00000000" w:rsidRPr="00000000">
        <w:rPr>
          <w:b w:val="1"/>
          <w:bCs w:val="1"/>
          <w:color w:val="1f4e79"/>
          <w:sz w:val="26"/>
          <w:szCs w:val="26"/>
          <w:rtl w:val="0"/>
        </w:rPr>
        <w:t xml:space="preserve">UC-11: Thiết Lập KPI  (FR-12)</w:t>
      </w:r>
      <w:r w:rsidDel="00000000" w:rsidR="00000000" w:rsidRPr="00000000">
        <w:rPr>
          <w:rtl w:val="0"/>
        </w:rPr>
      </w:r>
    </w:p>
    <w:tbl>
      <w:tblPr>
        <w:tblStyle w:val="Table21"/>
        <w:tblW w:w="9578.33333333333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7193.333333333335"/>
        <w:tblGridChange w:id="0">
          <w:tblGrid>
            <w:gridCol w:w="2385"/>
            <w:gridCol w:w="7193.333333333335"/>
          </w:tblGrid>
        </w:tblGridChange>
      </w:tblGrid>
      <w:tr>
        <w:trPr>
          <w:cantSplit w:val="0"/>
          <w:trHeight w:val="814.0397135416424"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6B">
            <w:pPr>
              <w:spacing w:after="240" w:before="240" w:line="276" w:lineRule="auto"/>
              <w:ind w:left="-60" w:firstLine="0"/>
              <w:rPr>
                <w:b w:val="1"/>
                <w:bCs w:val="1"/>
                <w:color w:val="1a1a2e"/>
              </w:rPr>
            </w:pPr>
            <w:r w:rsidDel="00000000" w:rsidR="00000000" w:rsidRPr="00000000">
              <w:rPr>
                <w:b w:val="1"/>
                <w:bCs w:val="1"/>
                <w:color w:val="1a1a2e"/>
                <w:rtl w:val="0"/>
              </w:rPr>
              <w:t xml:space="preserve">Mã Use Case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6C">
            <w:pPr>
              <w:spacing w:after="240" w:before="240" w:line="276" w:lineRule="auto"/>
              <w:ind w:left="-60" w:firstLine="0"/>
              <w:rPr>
                <w:color w:val="1a1a2e"/>
              </w:rPr>
            </w:pPr>
            <w:r w:rsidDel="00000000" w:rsidR="00000000" w:rsidRPr="00000000">
              <w:rPr>
                <w:color w:val="1a1a2e"/>
                <w:rtl w:val="0"/>
              </w:rPr>
              <w:t xml:space="preserve">UC-11</w:t>
            </w:r>
          </w:p>
        </w:tc>
      </w:tr>
      <w:tr>
        <w:trPr>
          <w:cantSplit w:val="0"/>
          <w:trHeight w:val="780.7063802083303"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6D">
            <w:pPr>
              <w:spacing w:after="240" w:before="240" w:line="276" w:lineRule="auto"/>
              <w:ind w:left="-60" w:firstLine="0"/>
              <w:rPr>
                <w:b w:val="1"/>
                <w:bCs w:val="1"/>
                <w:color w:val="1a1a2e"/>
              </w:rPr>
            </w:pPr>
            <w:r w:rsidDel="00000000" w:rsidR="00000000" w:rsidRPr="00000000">
              <w:rPr>
                <w:b w:val="1"/>
                <w:bCs w:val="1"/>
                <w:color w:val="1a1a2e"/>
                <w:rtl w:val="0"/>
              </w:rPr>
              <w:t xml:space="preserve">Tên Use Case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6E">
            <w:pPr>
              <w:spacing w:after="240" w:before="240" w:line="276" w:lineRule="auto"/>
              <w:ind w:left="-60" w:firstLine="0"/>
              <w:rPr>
                <w:color w:val="1a1a2e"/>
              </w:rPr>
            </w:pPr>
            <w:r w:rsidDel="00000000" w:rsidR="00000000" w:rsidRPr="00000000">
              <w:rPr>
                <w:color w:val="1a1a2e"/>
                <w:rtl w:val="0"/>
              </w:rPr>
              <w:t xml:space="preserve">Thiết Lập KPI</w:t>
            </w:r>
          </w:p>
        </w:tc>
      </w:tr>
      <w:tr>
        <w:trPr>
          <w:cantSplit w:val="0"/>
          <w:trHeight w:val="730.7063802083212"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6F">
            <w:pPr>
              <w:spacing w:after="240" w:before="240" w:line="276" w:lineRule="auto"/>
              <w:ind w:left="-60" w:firstLine="0"/>
              <w:rPr>
                <w:b w:val="1"/>
                <w:bCs w:val="1"/>
                <w:color w:val="1a1a2e"/>
              </w:rPr>
            </w:pPr>
            <w:r w:rsidDel="00000000" w:rsidR="00000000" w:rsidRPr="00000000">
              <w:rPr>
                <w:b w:val="1"/>
                <w:bCs w:val="1"/>
                <w:color w:val="1a1a2e"/>
                <w:rtl w:val="0"/>
              </w:rPr>
              <w:t xml:space="preserve">FR liên quan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70">
            <w:pPr>
              <w:spacing w:after="240" w:before="240" w:line="276" w:lineRule="auto"/>
              <w:ind w:left="-60" w:firstLine="0"/>
              <w:rPr>
                <w:color w:val="1a1a2e"/>
              </w:rPr>
            </w:pPr>
            <w:r w:rsidDel="00000000" w:rsidR="00000000" w:rsidRPr="00000000">
              <w:rPr>
                <w:color w:val="1a1a2e"/>
                <w:rtl w:val="0"/>
              </w:rPr>
              <w:t xml:space="preserve">FR-12: Thiết lập tiêu chí đánh giá KPI</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71">
            <w:pPr>
              <w:spacing w:after="240" w:before="240" w:line="276" w:lineRule="auto"/>
              <w:ind w:left="-60" w:firstLine="0"/>
              <w:rPr>
                <w:b w:val="1"/>
                <w:bCs w:val="1"/>
                <w:color w:val="1a1a2e"/>
              </w:rPr>
            </w:pPr>
            <w:r w:rsidDel="00000000" w:rsidR="00000000" w:rsidRPr="00000000">
              <w:rPr>
                <w:b w:val="1"/>
                <w:bCs w:val="1"/>
                <w:color w:val="1a1a2e"/>
                <w:rtl w:val="0"/>
              </w:rPr>
              <w:t xml:space="preserve">Tác nhân chính</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72">
            <w:pPr>
              <w:spacing w:after="240" w:before="240" w:line="276" w:lineRule="auto"/>
              <w:ind w:left="-60" w:firstLine="0"/>
              <w:rPr>
                <w:color w:val="1a1a2e"/>
              </w:rPr>
            </w:pPr>
            <w:r w:rsidDel="00000000" w:rsidR="00000000" w:rsidRPr="00000000">
              <w:rPr>
                <w:color w:val="1a1a2e"/>
                <w:rtl w:val="0"/>
              </w:rPr>
              <w:t xml:space="preserve">Manager, Director</w:t>
            </w:r>
          </w:p>
        </w:tc>
      </w:tr>
      <w:tr>
        <w:trPr>
          <w:cantSplit w:val="0"/>
          <w:trHeight w:val="1715.4524739583303"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73">
            <w:pPr>
              <w:spacing w:after="240" w:before="240" w:line="276" w:lineRule="auto"/>
              <w:ind w:left="-60" w:firstLine="0"/>
              <w:rPr>
                <w:b w:val="1"/>
                <w:bCs w:val="1"/>
                <w:color w:val="1a1a2e"/>
              </w:rPr>
            </w:pPr>
            <w:r w:rsidDel="00000000" w:rsidR="00000000" w:rsidRPr="00000000">
              <w:rPr>
                <w:b w:val="1"/>
                <w:bCs w:val="1"/>
                <w:color w:val="1a1a2e"/>
                <w:rtl w:val="0"/>
              </w:rPr>
              <w:t xml:space="preserve">Mô tả ngắn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74">
            <w:pPr>
              <w:spacing w:after="240" w:before="240" w:line="276" w:lineRule="auto"/>
              <w:ind w:left="-60" w:firstLine="0"/>
              <w:rPr>
                <w:color w:val="1a1a2e"/>
              </w:rPr>
            </w:pPr>
            <w:r w:rsidDel="00000000" w:rsidR="00000000" w:rsidRPr="00000000">
              <w:rPr>
                <w:color w:val="1a1a2e"/>
                <w:rtl w:val="0"/>
              </w:rPr>
              <w:t xml:space="preserve">Cho phép Manager/Director định nghĩa bộ tiêu chí KPI cho nhân viên/phòng ban theo chu kỳ đánh giá, bao gồm công thức tính điểm từ task (đúng hạn, trễ hạn, quá hạn).</w:t>
            </w:r>
          </w:p>
        </w:tc>
      </w:tr>
      <w:tr>
        <w:trPr>
          <w:cantSplit w:val="0"/>
          <w:trHeight w:val="2053.3333333333303"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75">
            <w:pPr>
              <w:spacing w:after="240" w:before="240" w:line="276" w:lineRule="auto"/>
              <w:ind w:left="-60" w:firstLine="0"/>
              <w:rPr>
                <w:b w:val="1"/>
                <w:bCs w:val="1"/>
                <w:color w:val="1a1a2e"/>
              </w:rPr>
            </w:pPr>
            <w:r w:rsidDel="00000000" w:rsidR="00000000" w:rsidRPr="00000000">
              <w:rPr>
                <w:b w:val="1"/>
                <w:bCs w:val="1"/>
                <w:color w:val="1a1a2e"/>
                <w:rtl w:val="0"/>
              </w:rPr>
              <w:t xml:space="preserve">Tiền điều kiện</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76">
            <w:pPr>
              <w:spacing w:after="240" w:before="240" w:line="276" w:lineRule="auto"/>
              <w:ind w:left="-60" w:firstLine="0"/>
              <w:rPr>
                <w:color w:val="1a1a2e"/>
              </w:rPr>
            </w:pPr>
            <w:r w:rsidDel="00000000" w:rsidR="00000000" w:rsidRPr="00000000">
              <w:rPr>
                <w:color w:val="1a1a2e"/>
                <w:rtl w:val="0"/>
              </w:rPr>
              <w:t xml:space="preserve">1. Người dùng đăng nhập với quyền Manager hoặc Director. 2. Chu kỳ đánh giá đã được Admin cấu hình (tháng/quý/năm).</w:t>
            </w:r>
          </w:p>
        </w:tc>
      </w:tr>
      <w:tr>
        <w:trPr>
          <w:cantSplit w:val="0"/>
          <w:trHeight w:val="3391.6666666666697"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77">
            <w:pPr>
              <w:spacing w:after="240" w:before="240" w:line="276" w:lineRule="auto"/>
              <w:ind w:left="-60" w:firstLine="0"/>
              <w:rPr>
                <w:b w:val="1"/>
                <w:bCs w:val="1"/>
                <w:color w:val="1a1a2e"/>
              </w:rPr>
            </w:pPr>
            <w:r w:rsidDel="00000000" w:rsidR="00000000" w:rsidRPr="00000000">
              <w:rPr>
                <w:b w:val="1"/>
                <w:bCs w:val="1"/>
                <w:color w:val="1a1a2e"/>
                <w:rtl w:val="0"/>
              </w:rPr>
              <w:t xml:space="preserve">Luồng chính</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78">
            <w:pPr>
              <w:spacing w:after="240" w:before="240" w:line="276" w:lineRule="auto"/>
              <w:ind w:left="-60" w:firstLine="0"/>
              <w:rPr>
                <w:color w:val="1a1a2e"/>
              </w:rPr>
            </w:pPr>
            <w:r w:rsidDel="00000000" w:rsidR="00000000" w:rsidRPr="00000000">
              <w:rPr>
                <w:color w:val="1a1a2e"/>
                <w:rtl w:val="0"/>
              </w:rPr>
              <w:t xml:space="preserve">1. Manager vào mục 'Thiết lập KPI' → Chọn chu kỳ và phạm vi (nhân viên/phòng ban). 2. Hệ thống hiển thị form tạo bộ KPI. 3. Manager nhập các chỉ tiêu: tên KPI, đơn vị đo, giá trị mục tiêu, trọng số (%). 4. Manager cấu hình quy tắc tính điểm: điểm task đúng hạn, hệ số phạt trễ hạn, hệ số trừ quá hạn. 5. Kiểm tra tổng trọng số = 100% → Xác nhận lưu. 6. Hệ thống kích hoạt KPI Engine (UC-12) theo dõi từ chu kỳ hiện tại.</w:t>
            </w:r>
          </w:p>
        </w:tc>
      </w:tr>
      <w:tr>
        <w:trPr>
          <w:cantSplit w:val="0"/>
          <w:trHeight w:val="2048.333333333321"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79">
            <w:pPr>
              <w:spacing w:after="240" w:before="240" w:line="276" w:lineRule="auto"/>
              <w:ind w:left="-60" w:firstLine="0"/>
              <w:rPr>
                <w:b w:val="1"/>
                <w:bCs w:val="1"/>
                <w:color w:val="1a1a2e"/>
              </w:rPr>
            </w:pPr>
            <w:r w:rsidDel="00000000" w:rsidR="00000000" w:rsidRPr="00000000">
              <w:rPr>
                <w:b w:val="1"/>
                <w:bCs w:val="1"/>
                <w:color w:val="1a1a2e"/>
                <w:rtl w:val="0"/>
              </w:rPr>
              <w:t xml:space="preserve">Luồng thay thế</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7A">
            <w:pPr>
              <w:spacing w:after="240" w:before="240" w:line="276" w:lineRule="auto"/>
              <w:ind w:left="-60" w:firstLine="0"/>
              <w:rPr>
                <w:color w:val="1a1a2e"/>
              </w:rPr>
            </w:pPr>
            <w:r w:rsidDel="00000000" w:rsidR="00000000" w:rsidRPr="00000000">
              <w:rPr>
                <w:color w:val="1a1a2e"/>
                <w:rtl w:val="0"/>
              </w:rPr>
              <w:t xml:space="preserve">3a. Clone bộ KPI từ chu kỳ trước → Tự điền, Manager chỉ chỉnh sửa chênh lệch. 5a. Tổng trọng số ≠ 100% → Hệ thống cảnh báo, highlight phần chênh lệch, không cho lưu.</w:t>
            </w:r>
          </w:p>
        </w:tc>
      </w:tr>
      <w:tr>
        <w:trPr>
          <w:cantSplit w:val="0"/>
          <w:trHeight w:val="1548.0794270833303"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7B">
            <w:pPr>
              <w:spacing w:after="240" w:before="240" w:line="276" w:lineRule="auto"/>
              <w:ind w:left="-60" w:firstLine="0"/>
              <w:rPr>
                <w:b w:val="1"/>
                <w:bCs w:val="1"/>
                <w:color w:val="1a1a2e"/>
              </w:rPr>
            </w:pPr>
            <w:r w:rsidDel="00000000" w:rsidR="00000000" w:rsidRPr="00000000">
              <w:rPr>
                <w:b w:val="1"/>
                <w:bCs w:val="1"/>
                <w:color w:val="1a1a2e"/>
                <w:rtl w:val="0"/>
              </w:rPr>
              <w:t xml:space="preserve">Hậu điều kiện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7C">
            <w:pPr>
              <w:spacing w:after="240" w:before="240" w:line="276" w:lineRule="auto"/>
              <w:ind w:left="-60" w:firstLine="0"/>
              <w:rPr>
                <w:color w:val="1a1a2e"/>
              </w:rPr>
            </w:pPr>
            <w:r w:rsidDel="00000000" w:rsidR="00000000" w:rsidRPr="00000000">
              <w:rPr>
                <w:color w:val="1a1a2e"/>
                <w:rtl w:val="0"/>
              </w:rPr>
              <w:t xml:space="preserve">Bộ KPI được lưu và gắn với chu kỳ; KPI Engine bắt đầu thu thập dữ liệu task liên quan.</w:t>
            </w:r>
          </w:p>
        </w:tc>
      </w:tr>
      <w:tr>
        <w:trPr>
          <w:cantSplit w:val="0"/>
          <w:trHeight w:val="1431.4127604166697"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7D">
            <w:pPr>
              <w:spacing w:after="240" w:before="240" w:line="276" w:lineRule="auto"/>
              <w:ind w:left="-60" w:firstLine="0"/>
              <w:rPr>
                <w:b w:val="1"/>
                <w:bCs w:val="1"/>
                <w:color w:val="1a1a2e"/>
              </w:rPr>
            </w:pPr>
            <w:r w:rsidDel="00000000" w:rsidR="00000000" w:rsidRPr="00000000">
              <w:rPr>
                <w:b w:val="1"/>
                <w:bCs w:val="1"/>
                <w:color w:val="1a1a2e"/>
                <w:rtl w:val="0"/>
              </w:rPr>
              <w:t xml:space="preserve">Ngoại lệ</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7E">
            <w:pPr>
              <w:spacing w:after="240" w:before="240" w:line="276" w:lineRule="auto"/>
              <w:ind w:left="-60" w:firstLine="0"/>
              <w:rPr>
                <w:color w:val="1a1a2e"/>
              </w:rPr>
            </w:pPr>
            <w:r w:rsidDel="00000000" w:rsidR="00000000" w:rsidRPr="00000000">
              <w:rPr>
                <w:color w:val="1a1a2e"/>
                <w:rtl w:val="0"/>
              </w:rPr>
              <w:t xml:space="preserve">Chu kỳ đã có kết quả KPI được xác nhận → Không cho phép chỉnh sửa, chỉ cho phép xem.</w:t>
            </w:r>
          </w:p>
        </w:tc>
      </w:tr>
      <w:tr>
        <w:trPr>
          <w:cantSplit w:val="0"/>
          <w:trHeight w:val="1164.0397135416515"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7F">
            <w:pPr>
              <w:spacing w:after="240" w:before="240" w:line="276" w:lineRule="auto"/>
              <w:ind w:left="-60" w:firstLine="0"/>
              <w:rPr>
                <w:b w:val="1"/>
                <w:bCs w:val="1"/>
                <w:color w:val="1a1a2e"/>
              </w:rPr>
            </w:pPr>
            <w:r w:rsidDel="00000000" w:rsidR="00000000" w:rsidRPr="00000000">
              <w:rPr>
                <w:b w:val="1"/>
                <w:bCs w:val="1"/>
                <w:color w:val="1a1a2e"/>
                <w:rtl w:val="0"/>
              </w:rPr>
              <w:t xml:space="preserve">Độ ưu tiên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80">
            <w:pPr>
              <w:spacing w:after="240" w:before="240" w:line="276" w:lineRule="auto"/>
              <w:ind w:left="-60" w:firstLine="0"/>
              <w:rPr>
                <w:color w:val="1a1a2e"/>
              </w:rPr>
            </w:pPr>
            <w:r w:rsidDel="00000000" w:rsidR="00000000" w:rsidRPr="00000000">
              <w:rPr>
                <w:color w:val="1a1a2e"/>
                <w:rtl w:val="0"/>
              </w:rPr>
              <w:t xml:space="preserve">Cao</w:t>
            </w:r>
          </w:p>
        </w:tc>
      </w:tr>
    </w:tbl>
    <w:p w:rsidR="00000000" w:rsidDel="00000000" w:rsidP="00000000" w:rsidRDefault="00000000" w:rsidRPr="00000000" w14:paraId="00000481">
      <w:pPr>
        <w:spacing w:after="80" w:before="80" w:line="276" w:lineRule="auto"/>
        <w:ind w:firstLine="0"/>
        <w:rPr>
          <w:color w:val="1a1a2e"/>
        </w:rPr>
      </w:pPr>
      <w:r w:rsidDel="00000000" w:rsidR="00000000" w:rsidRPr="00000000">
        <w:rPr>
          <w:color w:val="1a1a2e"/>
          <w:rtl w:val="0"/>
        </w:rPr>
        <w:t xml:space="preserve"> </w:t>
      </w:r>
    </w:p>
    <w:p w:rsidR="00000000" w:rsidDel="00000000" w:rsidP="00000000" w:rsidRDefault="00000000" w:rsidRPr="00000000" w14:paraId="00000482">
      <w:pPr>
        <w:spacing w:after="80" w:before="80" w:line="276" w:lineRule="auto"/>
        <w:ind w:firstLine="0"/>
        <w:rPr>
          <w:color w:val="1a1a2e"/>
        </w:rPr>
      </w:pPr>
      <w:r w:rsidDel="00000000" w:rsidR="00000000" w:rsidRPr="00000000">
        <w:rPr>
          <w:rtl w:val="0"/>
        </w:rPr>
      </w:r>
    </w:p>
    <w:p w:rsidR="00000000" w:rsidDel="00000000" w:rsidP="00000000" w:rsidRDefault="00000000" w:rsidRPr="00000000" w14:paraId="00000483">
      <w:pPr>
        <w:spacing w:after="80" w:before="80" w:line="276" w:lineRule="auto"/>
        <w:ind w:firstLine="0"/>
        <w:rPr>
          <w:color w:val="1a1a2e"/>
        </w:rPr>
      </w:pPr>
      <w:r w:rsidDel="00000000" w:rsidR="00000000" w:rsidRPr="00000000">
        <w:rPr>
          <w:rtl w:val="0"/>
        </w:rPr>
      </w:r>
    </w:p>
    <w:p w:rsidR="00000000" w:rsidDel="00000000" w:rsidP="00000000" w:rsidRDefault="00000000" w:rsidRPr="00000000" w14:paraId="00000484">
      <w:pPr>
        <w:spacing w:after="80" w:before="80" w:line="276" w:lineRule="auto"/>
        <w:ind w:firstLine="0"/>
        <w:rPr>
          <w:color w:val="1a1a2e"/>
          <w:sz w:val="26"/>
          <w:szCs w:val="26"/>
        </w:rPr>
      </w:pPr>
      <w:r w:rsidDel="00000000" w:rsidR="00000000" w:rsidRPr="00000000">
        <w:rPr>
          <w:b w:val="1"/>
          <w:bCs w:val="1"/>
          <w:color w:val="1f4e79"/>
          <w:sz w:val="26"/>
          <w:szCs w:val="26"/>
          <w:rtl w:val="0"/>
        </w:rPr>
        <w:t xml:space="preserve">UC-12: Tính Toán KPI Tự Động  (FR-13)</w:t>
      </w:r>
      <w:r w:rsidDel="00000000" w:rsidR="00000000" w:rsidRPr="00000000">
        <w:rPr>
          <w:rtl w:val="0"/>
        </w:rPr>
      </w:r>
    </w:p>
    <w:tbl>
      <w:tblPr>
        <w:tblStyle w:val="Table22"/>
        <w:tblW w:w="9611.6666666666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7211.666666666668"/>
        <w:tblGridChange w:id="0">
          <w:tblGrid>
            <w:gridCol w:w="2400"/>
            <w:gridCol w:w="7211.666666666668"/>
          </w:tblGrid>
        </w:tblGridChange>
      </w:tblGrid>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85">
            <w:pPr>
              <w:spacing w:after="240" w:before="240" w:line="276" w:lineRule="auto"/>
              <w:ind w:left="-60" w:firstLine="0"/>
              <w:rPr>
                <w:b w:val="1"/>
                <w:bCs w:val="1"/>
                <w:color w:val="1a1a2e"/>
              </w:rPr>
            </w:pPr>
            <w:r w:rsidDel="00000000" w:rsidR="00000000" w:rsidRPr="00000000">
              <w:rPr>
                <w:b w:val="1"/>
                <w:bCs w:val="1"/>
                <w:color w:val="1a1a2e"/>
                <w:rtl w:val="0"/>
              </w:rPr>
              <w:t xml:space="preserve">Mã Use Case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86">
            <w:pPr>
              <w:spacing w:after="240" w:before="240" w:line="276" w:lineRule="auto"/>
              <w:ind w:left="-60" w:firstLine="0"/>
              <w:rPr>
                <w:color w:val="1a1a2e"/>
              </w:rPr>
            </w:pPr>
            <w:r w:rsidDel="00000000" w:rsidR="00000000" w:rsidRPr="00000000">
              <w:rPr>
                <w:color w:val="1a1a2e"/>
                <w:rtl w:val="0"/>
              </w:rPr>
              <w:t xml:space="preserve">UC-12</w:t>
            </w:r>
          </w:p>
        </w:tc>
      </w:tr>
      <w:tr>
        <w:trPr>
          <w:cantSplit w:val="0"/>
          <w:trHeight w:val="1114.0397135416697"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87">
            <w:pPr>
              <w:spacing w:after="240" w:before="240" w:line="276" w:lineRule="auto"/>
              <w:ind w:left="-60" w:firstLine="0"/>
              <w:rPr>
                <w:b w:val="1"/>
                <w:bCs w:val="1"/>
                <w:color w:val="1a1a2e"/>
              </w:rPr>
            </w:pPr>
            <w:r w:rsidDel="00000000" w:rsidR="00000000" w:rsidRPr="00000000">
              <w:rPr>
                <w:b w:val="1"/>
                <w:bCs w:val="1"/>
                <w:color w:val="1a1a2e"/>
                <w:rtl w:val="0"/>
              </w:rPr>
              <w:t xml:space="preserve">Tên Use Case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88">
            <w:pPr>
              <w:spacing w:after="240" w:before="240" w:line="276" w:lineRule="auto"/>
              <w:ind w:left="-60" w:firstLine="0"/>
              <w:rPr>
                <w:color w:val="1a1a2e"/>
              </w:rPr>
            </w:pPr>
            <w:r w:rsidDel="00000000" w:rsidR="00000000" w:rsidRPr="00000000">
              <w:rPr>
                <w:color w:val="1a1a2e"/>
                <w:rtl w:val="0"/>
              </w:rPr>
              <w:t xml:space="preserve">Tính Toán KPI Tự Động</w:t>
            </w:r>
          </w:p>
        </w:tc>
      </w:tr>
      <w:tr>
        <w:trPr>
          <w:cantSplit w:val="0"/>
          <w:trHeight w:val="1230.7063802083303"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89">
            <w:pPr>
              <w:spacing w:after="240" w:before="240" w:line="276" w:lineRule="auto"/>
              <w:ind w:left="-60" w:firstLine="0"/>
              <w:rPr>
                <w:b w:val="1"/>
                <w:bCs w:val="1"/>
                <w:color w:val="1a1a2e"/>
              </w:rPr>
            </w:pPr>
            <w:r w:rsidDel="00000000" w:rsidR="00000000" w:rsidRPr="00000000">
              <w:rPr>
                <w:b w:val="1"/>
                <w:bCs w:val="1"/>
                <w:color w:val="1a1a2e"/>
                <w:rtl w:val="0"/>
              </w:rPr>
              <w:t xml:space="preserve">FR liên quan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8A">
            <w:pPr>
              <w:spacing w:after="240" w:before="240" w:line="276" w:lineRule="auto"/>
              <w:ind w:left="-60" w:firstLine="0"/>
              <w:rPr>
                <w:color w:val="1a1a2e"/>
              </w:rPr>
            </w:pPr>
            <w:r w:rsidDel="00000000" w:rsidR="00000000" w:rsidRPr="00000000">
              <w:rPr>
                <w:color w:val="1a1a2e"/>
                <w:rtl w:val="0"/>
              </w:rPr>
              <w:t xml:space="preserve">FR-13: Tính toán điểm KPI tự động</w:t>
            </w:r>
          </w:p>
        </w:tc>
      </w:tr>
      <w:tr>
        <w:trPr>
          <w:cantSplit w:val="0"/>
          <w:trHeight w:val="1164.0397135416515"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8B">
            <w:pPr>
              <w:spacing w:after="240" w:before="240" w:line="276" w:lineRule="auto"/>
              <w:ind w:left="-60" w:firstLine="0"/>
              <w:rPr>
                <w:b w:val="1"/>
                <w:bCs w:val="1"/>
                <w:color w:val="1a1a2e"/>
              </w:rPr>
            </w:pPr>
            <w:r w:rsidDel="00000000" w:rsidR="00000000" w:rsidRPr="00000000">
              <w:rPr>
                <w:b w:val="1"/>
                <w:bCs w:val="1"/>
                <w:color w:val="1a1a2e"/>
                <w:rtl w:val="0"/>
              </w:rPr>
              <w:t xml:space="preserve">Tác nhân chính</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8C">
            <w:pPr>
              <w:spacing w:after="240" w:before="240" w:line="276" w:lineRule="auto"/>
              <w:ind w:left="-60" w:firstLine="0"/>
              <w:rPr>
                <w:color w:val="1a1a2e"/>
              </w:rPr>
            </w:pPr>
            <w:r w:rsidDel="00000000" w:rsidR="00000000" w:rsidRPr="00000000">
              <w:rPr>
                <w:color w:val="1a1a2e"/>
                <w:rtl w:val="0"/>
              </w:rPr>
              <w:t xml:space="preserve">KPI Engine – Azure Functions Timer Trigger</w:t>
            </w:r>
          </w:p>
        </w:tc>
      </w:tr>
      <w:tr>
        <w:trPr>
          <w:cantSplit w:val="0"/>
          <w:trHeight w:val="1832.119140624991"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8D">
            <w:pPr>
              <w:spacing w:after="240" w:before="240" w:line="276" w:lineRule="auto"/>
              <w:ind w:left="-60" w:firstLine="0"/>
              <w:rPr>
                <w:b w:val="1"/>
                <w:bCs w:val="1"/>
                <w:color w:val="1a1a2e"/>
              </w:rPr>
            </w:pPr>
            <w:r w:rsidDel="00000000" w:rsidR="00000000" w:rsidRPr="00000000">
              <w:rPr>
                <w:b w:val="1"/>
                <w:bCs w:val="1"/>
                <w:color w:val="1a1a2e"/>
                <w:rtl w:val="0"/>
              </w:rPr>
              <w:t xml:space="preserve">Mô tả ngắn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8E">
            <w:pPr>
              <w:spacing w:after="240" w:before="240" w:line="276" w:lineRule="auto"/>
              <w:ind w:left="-60" w:firstLine="0"/>
              <w:rPr>
                <w:color w:val="1a1a2e"/>
              </w:rPr>
            </w:pPr>
            <w:r w:rsidDel="00000000" w:rsidR="00000000" w:rsidRPr="00000000">
              <w:rPr>
                <w:color w:val="1a1a2e"/>
                <w:rtl w:val="0"/>
              </w:rPr>
              <w:t xml:space="preserve">KPI Engine tự động tổng hợp dữ liệu task (đúng hạn / trễ hạn / quá hạn chưa hoàn thành) và tính điểm KPI theo công thức đã cấu hình trong UC-11, chạy định kỳ hoặc khi có trigger.</w:t>
            </w:r>
          </w:p>
        </w:tc>
      </w:tr>
      <w:tr>
        <w:trPr>
          <w:cantSplit w:val="0"/>
          <w:trHeight w:val="1481.4127604166515"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8F">
            <w:pPr>
              <w:spacing w:after="240" w:before="240" w:line="276" w:lineRule="auto"/>
              <w:ind w:left="-60" w:firstLine="0"/>
              <w:rPr>
                <w:b w:val="1"/>
                <w:bCs w:val="1"/>
                <w:color w:val="1a1a2e"/>
              </w:rPr>
            </w:pPr>
            <w:r w:rsidDel="00000000" w:rsidR="00000000" w:rsidRPr="00000000">
              <w:rPr>
                <w:b w:val="1"/>
                <w:bCs w:val="1"/>
                <w:color w:val="1a1a2e"/>
                <w:rtl w:val="0"/>
              </w:rPr>
              <w:t xml:space="preserve">Tiền điều kiện</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90">
            <w:pPr>
              <w:spacing w:after="240" w:before="240" w:line="276" w:lineRule="auto"/>
              <w:ind w:left="-60" w:firstLine="0"/>
              <w:rPr>
                <w:color w:val="1a1a2e"/>
              </w:rPr>
            </w:pPr>
            <w:r w:rsidDel="00000000" w:rsidR="00000000" w:rsidRPr="00000000">
              <w:rPr>
                <w:color w:val="1a1a2e"/>
                <w:rtl w:val="0"/>
              </w:rPr>
              <w:t xml:space="preserve">1. Bộ KPI đã được thiết lập (UC-11). 2. Nhân viên đã cập nhật trạng thái task (UC-07) trong kỳ.</w:t>
            </w:r>
          </w:p>
        </w:tc>
      </w:tr>
      <w:tr>
        <w:trPr>
          <w:cantSplit w:val="0"/>
          <w:trHeight w:val="3568.984375000018"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91">
            <w:pPr>
              <w:spacing w:after="240" w:before="240" w:line="276" w:lineRule="auto"/>
              <w:ind w:left="-60" w:firstLine="0"/>
              <w:rPr>
                <w:b w:val="1"/>
                <w:bCs w:val="1"/>
                <w:color w:val="1a1a2e"/>
              </w:rPr>
            </w:pPr>
            <w:r w:rsidDel="00000000" w:rsidR="00000000" w:rsidRPr="00000000">
              <w:rPr>
                <w:b w:val="1"/>
                <w:bCs w:val="1"/>
                <w:color w:val="1a1a2e"/>
                <w:rtl w:val="0"/>
              </w:rPr>
              <w:t xml:space="preserve">Luồng chính</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92">
            <w:pPr>
              <w:spacing w:after="240" w:before="240" w:line="276" w:lineRule="auto"/>
              <w:ind w:left="-60" w:firstLine="0"/>
              <w:rPr>
                <w:color w:val="1a1a2e"/>
              </w:rPr>
            </w:pPr>
            <w:r w:rsidDel="00000000" w:rsidR="00000000" w:rsidRPr="00000000">
              <w:rPr>
                <w:color w:val="1a1a2e"/>
                <w:rtl w:val="0"/>
              </w:rPr>
              <w:t xml:space="preserve">1. Azure Function Timer kích hoạt theo lịch (cuối ngày / cuối kỳ). 2. KPI Engine truy vấn danh sách nhân viên và bộ KPI hiện hành. 3. Với mỗi nhân viên: đếm task đúng hạn (Done trước deadline), task trễ hạn (Done sau deadline), task quá hạn chưa xong. 4. Tính điểm KPI tổng = Σ(số lượng × trọng số × hệ số) theo công thức cấu hình. 5. Lưu kết quả vào bảng kpi_results, ghi timestamp tính toán. 6. Cập nhật Dashboard (UC-16); nếu điểm bất thường → gửi cảnh báo cho Manager (UC-15).</w:t>
            </w:r>
          </w:p>
        </w:tc>
      </w:tr>
      <w:tr>
        <w:trPr>
          <w:cantSplit w:val="0"/>
          <w:trHeight w:val="1782.1191406249818"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93">
            <w:pPr>
              <w:spacing w:after="240" w:before="240" w:line="276" w:lineRule="auto"/>
              <w:ind w:left="-60" w:firstLine="0"/>
              <w:rPr>
                <w:b w:val="1"/>
                <w:bCs w:val="1"/>
                <w:color w:val="1a1a2e"/>
              </w:rPr>
            </w:pPr>
            <w:r w:rsidDel="00000000" w:rsidR="00000000" w:rsidRPr="00000000">
              <w:rPr>
                <w:b w:val="1"/>
                <w:bCs w:val="1"/>
                <w:color w:val="1a1a2e"/>
                <w:rtl w:val="0"/>
              </w:rPr>
              <w:t xml:space="preserve">Luồng thay thế</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94">
            <w:pPr>
              <w:spacing w:after="240" w:before="240" w:line="276" w:lineRule="auto"/>
              <w:ind w:left="-60" w:firstLine="0"/>
              <w:rPr>
                <w:color w:val="1a1a2e"/>
              </w:rPr>
            </w:pPr>
            <w:r w:rsidDel="00000000" w:rsidR="00000000" w:rsidRPr="00000000">
              <w:rPr>
                <w:color w:val="1a1a2e"/>
                <w:rtl w:val="0"/>
              </w:rPr>
              <w:t xml:space="preserve">3a. Nhân viên không có task nào trong kỳ → Ghi nhận 'Chưa có dữ liệu', không tính điểm 0 tự động. 4a. Lỗi công thức → Ghi log lỗi chi tiết, báo Admin, tiếp tục xử lý nhân viên khác.</w:t>
            </w:r>
          </w:p>
        </w:tc>
      </w:tr>
      <w:tr>
        <w:trPr>
          <w:cantSplit w:val="0"/>
          <w:trHeight w:val="1498.0794270833212"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95">
            <w:pPr>
              <w:spacing w:after="240" w:before="240" w:line="276" w:lineRule="auto"/>
              <w:ind w:left="-60" w:firstLine="0"/>
              <w:rPr>
                <w:b w:val="1"/>
                <w:bCs w:val="1"/>
                <w:color w:val="1a1a2e"/>
              </w:rPr>
            </w:pPr>
            <w:r w:rsidDel="00000000" w:rsidR="00000000" w:rsidRPr="00000000">
              <w:rPr>
                <w:b w:val="1"/>
                <w:bCs w:val="1"/>
                <w:color w:val="1a1a2e"/>
                <w:rtl w:val="0"/>
              </w:rPr>
              <w:t xml:space="preserve">Hậu điều kiện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96">
            <w:pPr>
              <w:spacing w:after="240" w:before="240" w:line="276" w:lineRule="auto"/>
              <w:ind w:left="-60" w:firstLine="0"/>
              <w:rPr>
                <w:color w:val="1a1a2e"/>
              </w:rPr>
            </w:pPr>
            <w:r w:rsidDel="00000000" w:rsidR="00000000" w:rsidRPr="00000000">
              <w:rPr>
                <w:color w:val="1a1a2e"/>
                <w:rtl w:val="0"/>
              </w:rPr>
              <w:t xml:space="preserve">Điểm KPI cập nhật trên Dashboard; Manager có thể xem và phê duyệt ngoại lệ (UC-13).</w:t>
            </w:r>
          </w:p>
        </w:tc>
      </w:tr>
      <w:tr>
        <w:trPr>
          <w:cantSplit w:val="0"/>
          <w:trHeight w:val="1614.7460937500364"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97">
            <w:pPr>
              <w:spacing w:after="240" w:before="240" w:line="276" w:lineRule="auto"/>
              <w:ind w:left="-60" w:firstLine="0"/>
              <w:rPr>
                <w:b w:val="1"/>
                <w:bCs w:val="1"/>
                <w:color w:val="1a1a2e"/>
              </w:rPr>
            </w:pPr>
            <w:r w:rsidDel="00000000" w:rsidR="00000000" w:rsidRPr="00000000">
              <w:rPr>
                <w:b w:val="1"/>
                <w:bCs w:val="1"/>
                <w:color w:val="1a1a2e"/>
                <w:rtl w:val="0"/>
              </w:rPr>
              <w:t xml:space="preserve">Ngoại lệ</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98">
            <w:pPr>
              <w:spacing w:after="240" w:before="240" w:line="276" w:lineRule="auto"/>
              <w:ind w:left="-60" w:firstLine="0"/>
              <w:rPr>
                <w:color w:val="1a1a2e"/>
              </w:rPr>
            </w:pPr>
            <w:r w:rsidDel="00000000" w:rsidR="00000000" w:rsidRPr="00000000">
              <w:rPr>
                <w:color w:val="1a1a2e"/>
                <w:rtl w:val="0"/>
              </w:rPr>
              <w:t xml:space="preserve">Timeout DB → Function retry tối đa 3 lần; nếu vẫn thất bại → đưa vào Dead Letter Queue, Admin nhận cảnh báo.</w:t>
            </w:r>
          </w:p>
        </w:tc>
      </w:tr>
      <w:tr>
        <w:trPr>
          <w:cantSplit w:val="0"/>
          <w:trHeight w:val="1180.7063802083758"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99">
            <w:pPr>
              <w:spacing w:after="240" w:before="240" w:line="276" w:lineRule="auto"/>
              <w:ind w:left="-60" w:firstLine="0"/>
              <w:rPr>
                <w:b w:val="1"/>
                <w:bCs w:val="1"/>
                <w:color w:val="1a1a2e"/>
              </w:rPr>
            </w:pPr>
            <w:r w:rsidDel="00000000" w:rsidR="00000000" w:rsidRPr="00000000">
              <w:rPr>
                <w:b w:val="1"/>
                <w:bCs w:val="1"/>
                <w:color w:val="1a1a2e"/>
                <w:rtl w:val="0"/>
              </w:rPr>
              <w:t xml:space="preserve">Độ ưu tiên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9A">
            <w:pPr>
              <w:spacing w:after="240" w:before="240" w:line="276" w:lineRule="auto"/>
              <w:ind w:left="-60" w:firstLine="0"/>
              <w:rPr>
                <w:color w:val="1a1a2e"/>
              </w:rPr>
            </w:pPr>
            <w:r w:rsidDel="00000000" w:rsidR="00000000" w:rsidRPr="00000000">
              <w:rPr>
                <w:color w:val="1a1a2e"/>
                <w:rtl w:val="0"/>
              </w:rPr>
              <w:t xml:space="preserve">Cao</w:t>
            </w:r>
          </w:p>
        </w:tc>
      </w:tr>
    </w:tbl>
    <w:p w:rsidR="00000000" w:rsidDel="00000000" w:rsidP="00000000" w:rsidRDefault="00000000" w:rsidRPr="00000000" w14:paraId="0000049B">
      <w:pPr>
        <w:spacing w:after="80" w:before="80" w:line="276" w:lineRule="auto"/>
        <w:ind w:firstLine="0"/>
        <w:rPr>
          <w:color w:val="1a1a2e"/>
        </w:rPr>
      </w:pPr>
      <w:r w:rsidDel="00000000" w:rsidR="00000000" w:rsidRPr="00000000">
        <w:rPr>
          <w:color w:val="1a1a2e"/>
          <w:rtl w:val="0"/>
        </w:rPr>
        <w:t xml:space="preserve"> </w:t>
      </w:r>
    </w:p>
    <w:p w:rsidR="00000000" w:rsidDel="00000000" w:rsidP="00000000" w:rsidRDefault="00000000" w:rsidRPr="00000000" w14:paraId="0000049C">
      <w:pPr>
        <w:spacing w:after="80" w:before="80" w:line="276" w:lineRule="auto"/>
        <w:ind w:firstLine="0"/>
        <w:rPr>
          <w:color w:val="1a1a2e"/>
        </w:rPr>
      </w:pPr>
      <w:r w:rsidDel="00000000" w:rsidR="00000000" w:rsidRPr="00000000">
        <w:rPr>
          <w:rtl w:val="0"/>
        </w:rPr>
      </w:r>
    </w:p>
    <w:p w:rsidR="00000000" w:rsidDel="00000000" w:rsidP="00000000" w:rsidRDefault="00000000" w:rsidRPr="00000000" w14:paraId="0000049D">
      <w:pPr>
        <w:spacing w:after="80" w:before="80" w:line="276" w:lineRule="auto"/>
        <w:ind w:firstLine="0"/>
        <w:rPr>
          <w:color w:val="1a1a2e"/>
          <w:sz w:val="26"/>
          <w:szCs w:val="26"/>
        </w:rPr>
      </w:pPr>
      <w:r w:rsidDel="00000000" w:rsidR="00000000" w:rsidRPr="00000000">
        <w:rPr>
          <w:b w:val="1"/>
          <w:bCs w:val="1"/>
          <w:color w:val="1f4e79"/>
          <w:sz w:val="26"/>
          <w:szCs w:val="26"/>
          <w:rtl w:val="0"/>
        </w:rPr>
        <w:t xml:space="preserve">UC-13: Phê Duyệt Ngoại Lệ KPI – Human-in-the-Loop  (FR-14)</w:t>
      </w:r>
      <w:r w:rsidDel="00000000" w:rsidR="00000000" w:rsidRPr="00000000">
        <w:rPr>
          <w:rtl w:val="0"/>
        </w:rPr>
      </w:r>
    </w:p>
    <w:tbl>
      <w:tblPr>
        <w:tblStyle w:val="Table23"/>
        <w:tblW w:w="9628.33333333333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7228.333333333334"/>
        <w:tblGridChange w:id="0">
          <w:tblGrid>
            <w:gridCol w:w="2400"/>
            <w:gridCol w:w="7228.333333333334"/>
          </w:tblGrid>
        </w:tblGridChange>
      </w:tblGrid>
      <w:tr>
        <w:trPr>
          <w:cantSplit w:val="0"/>
          <w:trHeight w:val="1064.0397135416606"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9E">
            <w:pPr>
              <w:spacing w:after="240" w:before="240" w:line="276" w:lineRule="auto"/>
              <w:ind w:left="-60" w:firstLine="0"/>
              <w:rPr>
                <w:b w:val="1"/>
                <w:bCs w:val="1"/>
                <w:color w:val="1a1a2e"/>
              </w:rPr>
            </w:pPr>
            <w:r w:rsidDel="00000000" w:rsidR="00000000" w:rsidRPr="00000000">
              <w:rPr>
                <w:b w:val="1"/>
                <w:bCs w:val="1"/>
                <w:color w:val="1a1a2e"/>
                <w:rtl w:val="0"/>
              </w:rPr>
              <w:t xml:space="preserve">Mã Use Case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9F">
            <w:pPr>
              <w:spacing w:after="240" w:before="240" w:line="276" w:lineRule="auto"/>
              <w:ind w:left="-60" w:firstLine="0"/>
              <w:rPr>
                <w:color w:val="1a1a2e"/>
              </w:rPr>
            </w:pPr>
            <w:r w:rsidDel="00000000" w:rsidR="00000000" w:rsidRPr="00000000">
              <w:rPr>
                <w:color w:val="1a1a2e"/>
                <w:rtl w:val="0"/>
              </w:rPr>
              <w:t xml:space="preserve">UC-13</w:t>
            </w:r>
          </w:p>
        </w:tc>
      </w:tr>
      <w:tr>
        <w:trPr>
          <w:cantSplit w:val="0"/>
          <w:trHeight w:val="1180.7063802083212"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A0">
            <w:pPr>
              <w:spacing w:after="240" w:before="240" w:line="276" w:lineRule="auto"/>
              <w:ind w:left="-60" w:firstLine="0"/>
              <w:rPr>
                <w:b w:val="1"/>
                <w:bCs w:val="1"/>
                <w:color w:val="1a1a2e"/>
              </w:rPr>
            </w:pPr>
            <w:r w:rsidDel="00000000" w:rsidR="00000000" w:rsidRPr="00000000">
              <w:rPr>
                <w:b w:val="1"/>
                <w:bCs w:val="1"/>
                <w:color w:val="1a1a2e"/>
                <w:rtl w:val="0"/>
              </w:rPr>
              <w:t xml:space="preserve">Tên Use Case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A1">
            <w:pPr>
              <w:spacing w:after="240" w:before="240" w:line="276" w:lineRule="auto"/>
              <w:ind w:left="-60" w:firstLine="0"/>
              <w:rPr>
                <w:color w:val="1a1a2e"/>
              </w:rPr>
            </w:pPr>
            <w:r w:rsidDel="00000000" w:rsidR="00000000" w:rsidRPr="00000000">
              <w:rPr>
                <w:color w:val="1a1a2e"/>
                <w:rtl w:val="0"/>
              </w:rPr>
              <w:t xml:space="preserve">Phê Duyệt Ngoại Lệ KPI (Human-in-the-Loop)</w:t>
            </w:r>
          </w:p>
        </w:tc>
      </w:tr>
      <w:tr>
        <w:trPr>
          <w:cantSplit w:val="0"/>
          <w:trHeight w:val="1147.3730468749818"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A2">
            <w:pPr>
              <w:spacing w:after="240" w:before="240" w:line="276" w:lineRule="auto"/>
              <w:ind w:left="-60" w:firstLine="0"/>
              <w:rPr>
                <w:b w:val="1"/>
                <w:bCs w:val="1"/>
                <w:color w:val="1a1a2e"/>
              </w:rPr>
            </w:pPr>
            <w:r w:rsidDel="00000000" w:rsidR="00000000" w:rsidRPr="00000000">
              <w:rPr>
                <w:b w:val="1"/>
                <w:bCs w:val="1"/>
                <w:color w:val="1a1a2e"/>
                <w:rtl w:val="0"/>
              </w:rPr>
              <w:t xml:space="preserve">FR liên quan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A3">
            <w:pPr>
              <w:spacing w:after="240" w:before="240" w:line="276" w:lineRule="auto"/>
              <w:ind w:left="-60" w:firstLine="0"/>
              <w:rPr>
                <w:color w:val="1a1a2e"/>
              </w:rPr>
            </w:pPr>
            <w:r w:rsidDel="00000000" w:rsidR="00000000" w:rsidRPr="00000000">
              <w:rPr>
                <w:color w:val="1a1a2e"/>
                <w:rtl w:val="0"/>
              </w:rPr>
              <w:t xml:space="preserve">FR-14: Rà soát, xác nhận và điều chỉnh ngoại lệ KPI</w:t>
            </w:r>
          </w:p>
        </w:tc>
      </w:tr>
      <w:tr>
        <w:trPr>
          <w:cantSplit w:val="0"/>
          <w:trHeight w:val="1080.7063802083576"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A4">
            <w:pPr>
              <w:spacing w:after="240" w:before="240" w:line="276" w:lineRule="auto"/>
              <w:ind w:left="-60" w:firstLine="0"/>
              <w:rPr>
                <w:b w:val="1"/>
                <w:bCs w:val="1"/>
                <w:color w:val="1a1a2e"/>
              </w:rPr>
            </w:pPr>
            <w:r w:rsidDel="00000000" w:rsidR="00000000" w:rsidRPr="00000000">
              <w:rPr>
                <w:b w:val="1"/>
                <w:bCs w:val="1"/>
                <w:color w:val="1a1a2e"/>
                <w:rtl w:val="0"/>
              </w:rPr>
              <w:t xml:space="preserve">Tác nhân chính</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A5">
            <w:pPr>
              <w:spacing w:after="240" w:before="240" w:line="276" w:lineRule="auto"/>
              <w:ind w:left="-60" w:firstLine="0"/>
              <w:rPr>
                <w:color w:val="1a1a2e"/>
              </w:rPr>
            </w:pPr>
            <w:r w:rsidDel="00000000" w:rsidR="00000000" w:rsidRPr="00000000">
              <w:rPr>
                <w:color w:val="1a1a2e"/>
                <w:rtl w:val="0"/>
              </w:rPr>
              <w:t xml:space="preserve">Manager</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A6">
            <w:pPr>
              <w:spacing w:after="240" w:before="240" w:line="276" w:lineRule="auto"/>
              <w:ind w:left="-60" w:firstLine="0"/>
              <w:rPr>
                <w:b w:val="1"/>
                <w:bCs w:val="1"/>
                <w:color w:val="1a1a2e"/>
              </w:rPr>
            </w:pPr>
            <w:r w:rsidDel="00000000" w:rsidR="00000000" w:rsidRPr="00000000">
              <w:rPr>
                <w:b w:val="1"/>
                <w:bCs w:val="1"/>
                <w:color w:val="1a1a2e"/>
                <w:rtl w:val="0"/>
              </w:rPr>
              <w:t xml:space="preserve">Mô tả ngắn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A7">
            <w:pPr>
              <w:spacing w:after="240" w:before="240" w:line="276" w:lineRule="auto"/>
              <w:ind w:left="-60" w:firstLine="0"/>
              <w:rPr>
                <w:color w:val="1a1a2e"/>
              </w:rPr>
            </w:pPr>
            <w:r w:rsidDel="00000000" w:rsidR="00000000" w:rsidRPr="00000000">
              <w:rPr>
                <w:color w:val="1a1a2e"/>
                <w:rtl w:val="0"/>
              </w:rPr>
              <w:t xml:space="preserve">Cơ chế human-in-the-loop cho phép Manager xem xét, ghi chú lý do và điều chỉnh điểm KPI tự động trong các trường hợp ngoại lệ hợp lý (sự kiện bất khả kháng, thay đổi phạm vi task...).</w:t>
            </w:r>
          </w:p>
        </w:tc>
      </w:tr>
      <w:tr>
        <w:trPr>
          <w:cantSplit w:val="0"/>
          <w:trHeight w:val="1548.0794270833576"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A8">
            <w:pPr>
              <w:spacing w:after="240" w:before="240" w:line="276" w:lineRule="auto"/>
              <w:ind w:left="-60" w:firstLine="0"/>
              <w:rPr>
                <w:b w:val="1"/>
                <w:bCs w:val="1"/>
                <w:color w:val="1a1a2e"/>
              </w:rPr>
            </w:pPr>
            <w:r w:rsidDel="00000000" w:rsidR="00000000" w:rsidRPr="00000000">
              <w:rPr>
                <w:b w:val="1"/>
                <w:bCs w:val="1"/>
                <w:color w:val="1a1a2e"/>
                <w:rtl w:val="0"/>
              </w:rPr>
              <w:t xml:space="preserve">Tiền điều kiện</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A9">
            <w:pPr>
              <w:spacing w:after="240" w:before="240" w:line="276" w:lineRule="auto"/>
              <w:ind w:left="-60" w:firstLine="0"/>
              <w:rPr>
                <w:color w:val="1a1a2e"/>
              </w:rPr>
            </w:pPr>
            <w:r w:rsidDel="00000000" w:rsidR="00000000" w:rsidRPr="00000000">
              <w:rPr>
                <w:color w:val="1a1a2e"/>
                <w:rtl w:val="0"/>
              </w:rPr>
              <w:t xml:space="preserve">1. KPI Engine đã chạy và có kết quả (UC-12). 2. Chu kỳ đánh giá đang ở giai đoạn 'Mở phê duyệt'.</w:t>
            </w:r>
          </w:p>
        </w:tc>
      </w:tr>
      <w:tr>
        <w:trPr>
          <w:cantSplit w:val="0"/>
          <w:trHeight w:val="3452.3177083333576"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AA">
            <w:pPr>
              <w:spacing w:after="240" w:before="240" w:line="276" w:lineRule="auto"/>
              <w:ind w:left="-60" w:firstLine="0"/>
              <w:rPr>
                <w:b w:val="1"/>
                <w:bCs w:val="1"/>
                <w:color w:val="1a1a2e"/>
              </w:rPr>
            </w:pPr>
            <w:r w:rsidDel="00000000" w:rsidR="00000000" w:rsidRPr="00000000">
              <w:rPr>
                <w:b w:val="1"/>
                <w:bCs w:val="1"/>
                <w:color w:val="1a1a2e"/>
                <w:rtl w:val="0"/>
              </w:rPr>
              <w:t xml:space="preserve">Luồng chính</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AB">
            <w:pPr>
              <w:spacing w:after="240" w:before="240" w:line="276" w:lineRule="auto"/>
              <w:ind w:left="-60" w:firstLine="0"/>
              <w:rPr>
                <w:color w:val="1a1a2e"/>
              </w:rPr>
            </w:pPr>
            <w:r w:rsidDel="00000000" w:rsidR="00000000" w:rsidRPr="00000000">
              <w:rPr>
                <w:color w:val="1a1a2e"/>
                <w:rtl w:val="0"/>
              </w:rPr>
              <w:t xml:space="preserve">1. Manager vào mục 'Rà soát KPI' → Hệ thống hiển thị danh sách nhân viên và điểm KPI tự động. 2. Manager lọc các trường hợp cần xem xét (điểm thấp bất thường, task trễ có lý do khách quan). 3. Manager chọn nhân viên cụ thể → Xem chi tiết breakdown điểm theo từng chỉ tiêu. 4. Manager nhập ghi chú lý do ngoại lệ và điểm điều chỉnh đề xuất. 5. Hệ thống lưu ngoại lệ, ghi audit trail (UC-19), thông báo cho nhân viên liên quan. 6. Điểm KPI cuối cùng = Điểm tự động ± Điều chỉnh ngoại lệ.</w:t>
            </w:r>
          </w:p>
        </w:tc>
      </w:tr>
      <w:tr>
        <w:trPr>
          <w:cantSplit w:val="0"/>
          <w:trHeight w:val="1898.785807291697"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AC">
            <w:pPr>
              <w:spacing w:after="240" w:before="240" w:line="276" w:lineRule="auto"/>
              <w:ind w:left="-60" w:firstLine="0"/>
              <w:rPr>
                <w:b w:val="1"/>
                <w:bCs w:val="1"/>
                <w:color w:val="1a1a2e"/>
              </w:rPr>
            </w:pPr>
            <w:r w:rsidDel="00000000" w:rsidR="00000000" w:rsidRPr="00000000">
              <w:rPr>
                <w:b w:val="1"/>
                <w:bCs w:val="1"/>
                <w:color w:val="1a1a2e"/>
                <w:rtl w:val="0"/>
              </w:rPr>
              <w:t xml:space="preserve">Luồng thay thế</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AD">
            <w:pPr>
              <w:spacing w:after="240" w:before="240" w:line="276" w:lineRule="auto"/>
              <w:ind w:left="-60" w:firstLine="0"/>
              <w:rPr>
                <w:color w:val="1a1a2e"/>
              </w:rPr>
            </w:pPr>
            <w:r w:rsidDel="00000000" w:rsidR="00000000" w:rsidRPr="00000000">
              <w:rPr>
                <w:color w:val="1a1a2e"/>
                <w:rtl w:val="0"/>
              </w:rPr>
              <w:t xml:space="preserve">4a. Manager xác nhận giữ nguyên điểm → Ghi nhận 'Đã xác nhận', không thay đổi điểm. 2a. Director muốn phê duyệt cấp cao hơn → Gửi yêu cầu escalate lên Director.</w:t>
            </w:r>
          </w:p>
        </w:tc>
      </w:tr>
      <w:tr>
        <w:trPr>
          <w:cantSplit w:val="0"/>
          <w:trHeight w:val="1548.0794270833576"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AE">
            <w:pPr>
              <w:spacing w:after="240" w:before="240" w:line="276" w:lineRule="auto"/>
              <w:ind w:left="-60" w:firstLine="0"/>
              <w:rPr>
                <w:b w:val="1"/>
                <w:bCs w:val="1"/>
                <w:color w:val="1a1a2e"/>
              </w:rPr>
            </w:pPr>
            <w:r w:rsidDel="00000000" w:rsidR="00000000" w:rsidRPr="00000000">
              <w:rPr>
                <w:b w:val="1"/>
                <w:bCs w:val="1"/>
                <w:color w:val="1a1a2e"/>
                <w:rtl w:val="0"/>
              </w:rPr>
              <w:t xml:space="preserve">Hậu điều kiện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AF">
            <w:pPr>
              <w:spacing w:after="240" w:before="240" w:line="276" w:lineRule="auto"/>
              <w:ind w:left="-60" w:firstLine="0"/>
              <w:rPr>
                <w:color w:val="1a1a2e"/>
              </w:rPr>
            </w:pPr>
            <w:r w:rsidDel="00000000" w:rsidR="00000000" w:rsidRPr="00000000">
              <w:rPr>
                <w:color w:val="1a1a2e"/>
                <w:rtl w:val="0"/>
              </w:rPr>
              <w:t xml:space="preserve">Điểm KPI cuối cùng được chốt, có đầy đủ audit trail cho mọi điều chỉnh.</w:t>
            </w:r>
          </w:p>
        </w:tc>
      </w:tr>
      <w:tr>
        <w:trPr>
          <w:cantSplit w:val="0"/>
          <w:trHeight w:val="1448.0794270833394"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B0">
            <w:pPr>
              <w:spacing w:after="240" w:before="240" w:line="276" w:lineRule="auto"/>
              <w:ind w:left="-60" w:firstLine="0"/>
              <w:rPr>
                <w:b w:val="1"/>
                <w:bCs w:val="1"/>
                <w:color w:val="1a1a2e"/>
              </w:rPr>
            </w:pPr>
            <w:r w:rsidDel="00000000" w:rsidR="00000000" w:rsidRPr="00000000">
              <w:rPr>
                <w:b w:val="1"/>
                <w:bCs w:val="1"/>
                <w:color w:val="1a1a2e"/>
                <w:rtl w:val="0"/>
              </w:rPr>
              <w:t xml:space="preserve">Ngoại lệ</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B1">
            <w:pPr>
              <w:spacing w:after="240" w:before="240" w:line="276" w:lineRule="auto"/>
              <w:ind w:left="-60" w:firstLine="0"/>
              <w:rPr>
                <w:color w:val="1a1a2e"/>
              </w:rPr>
            </w:pPr>
            <w:r w:rsidDel="00000000" w:rsidR="00000000" w:rsidRPr="00000000">
              <w:rPr>
                <w:color w:val="1a1a2e"/>
                <w:rtl w:val="0"/>
              </w:rPr>
              <w:t xml:space="preserve">Chu kỳ đã đóng phê duyệt → Chỉ Director mới có quyền mở lại, có ghi log.</w:t>
            </w:r>
          </w:p>
        </w:tc>
      </w:tr>
      <w:tr>
        <w:trPr>
          <w:cantSplit w:val="0"/>
          <w:trHeight w:val="1247.373046875" w:hRule="atLeast"/>
          <w:tblHeader w:val="0"/>
        </w:trPr>
        <w:tc>
          <w:tcPr>
            <w:tcBorders>
              <w:top w:color="b4c7d9" w:space="0" w:sz="6" w:val="single"/>
              <w:left w:color="b4c7d9" w:space="0" w:sz="6" w:val="single"/>
              <w:bottom w:color="b4c7d9" w:space="0" w:sz="6" w:val="single"/>
              <w:right w:color="b4c7d9" w:space="0" w:sz="6" w:val="single"/>
            </w:tcBorders>
            <w:shd w:fill="bdd7ee" w:val="clear"/>
            <w:tcMar>
              <w:top w:w="80.0" w:type="dxa"/>
              <w:left w:w="160.0" w:type="dxa"/>
              <w:bottom w:w="80.0" w:type="dxa"/>
              <w:right w:w="160.0" w:type="dxa"/>
            </w:tcMar>
          </w:tcPr>
          <w:p w:rsidR="00000000" w:rsidDel="00000000" w:rsidP="00000000" w:rsidRDefault="00000000" w:rsidRPr="00000000" w14:paraId="000004B2">
            <w:pPr>
              <w:spacing w:after="240" w:before="240" w:line="276" w:lineRule="auto"/>
              <w:ind w:left="-60" w:firstLine="0"/>
              <w:rPr>
                <w:b w:val="1"/>
                <w:bCs w:val="1"/>
                <w:color w:val="1a1a2e"/>
              </w:rPr>
            </w:pPr>
            <w:r w:rsidDel="00000000" w:rsidR="00000000" w:rsidRPr="00000000">
              <w:rPr>
                <w:b w:val="1"/>
                <w:bCs w:val="1"/>
                <w:color w:val="1a1a2e"/>
                <w:rtl w:val="0"/>
              </w:rPr>
              <w:t xml:space="preserve">Độ ưu tiên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B3">
            <w:pPr>
              <w:spacing w:after="240" w:before="240" w:line="276" w:lineRule="auto"/>
              <w:ind w:left="-60" w:firstLine="0"/>
              <w:rPr>
                <w:color w:val="1a1a2e"/>
              </w:rPr>
            </w:pPr>
            <w:r w:rsidDel="00000000" w:rsidR="00000000" w:rsidRPr="00000000">
              <w:rPr>
                <w:color w:val="1a1a2e"/>
                <w:rtl w:val="0"/>
              </w:rPr>
              <w:t xml:space="preserve">Cao</w:t>
            </w:r>
          </w:p>
        </w:tc>
      </w:tr>
    </w:tbl>
    <w:p w:rsidR="00000000" w:rsidDel="00000000" w:rsidP="00000000" w:rsidRDefault="00000000" w:rsidRPr="00000000" w14:paraId="000004B4">
      <w:pPr>
        <w:pStyle w:val="Heading2"/>
        <w:spacing w:after="120" w:before="120" w:line="276" w:lineRule="auto"/>
        <w:ind w:left="0" w:firstLine="0"/>
        <w:jc w:val="both"/>
        <w:rPr>
          <w:b w:val="1"/>
          <w:bCs w:val="1"/>
          <w:sz w:val="34"/>
          <w:szCs w:val="34"/>
        </w:rPr>
      </w:pPr>
      <w:bookmarkStart w:colFirst="0" w:colLast="0" w:name="_7kilb114zp5f" w:id="70"/>
      <w:bookmarkEnd w:id="70"/>
      <w:r w:rsidDel="00000000" w:rsidR="00000000" w:rsidRPr="00000000">
        <w:rPr>
          <w:b w:val="1"/>
          <w:bCs w:val="1"/>
          <w:sz w:val="34"/>
          <w:szCs w:val="34"/>
          <w:rtl w:val="0"/>
        </w:rPr>
        <w:t xml:space="preserve">III. Thiết kế cơ sở dữ liệu</w:t>
      </w:r>
    </w:p>
    <w:p w:rsidR="00000000" w:rsidDel="00000000" w:rsidP="00000000" w:rsidRDefault="00000000" w:rsidRPr="00000000" w14:paraId="000004B5">
      <w:pPr>
        <w:pStyle w:val="Heading3"/>
        <w:keepNext w:val="0"/>
        <w:keepLines w:val="0"/>
        <w:spacing w:after="80" w:before="360" w:line="278.00000000000006" w:lineRule="auto"/>
        <w:ind w:left="0" w:firstLine="0"/>
        <w:jc w:val="both"/>
        <w:rPr>
          <w:b w:val="1"/>
          <w:bCs w:val="1"/>
          <w:sz w:val="32"/>
          <w:szCs w:val="32"/>
        </w:rPr>
      </w:pPr>
      <w:bookmarkStart w:colFirst="0" w:colLast="0" w:name="_sraehltjx7cs" w:id="71"/>
      <w:bookmarkEnd w:id="71"/>
      <w:r w:rsidDel="00000000" w:rsidR="00000000" w:rsidRPr="00000000">
        <w:rPr>
          <w:b w:val="1"/>
          <w:bCs w:val="1"/>
          <w:sz w:val="32"/>
          <w:szCs w:val="32"/>
          <w:rtl w:val="0"/>
        </w:rPr>
        <w:t xml:space="preserve">1. Mô hình cơ sở dữ liệu</w:t>
      </w:r>
    </w:p>
    <w:p w:rsidR="00000000" w:rsidDel="00000000" w:rsidP="00000000" w:rsidRDefault="00000000" w:rsidRPr="00000000" w14:paraId="000004B6">
      <w:pPr>
        <w:pStyle w:val="Heading4"/>
        <w:keepNext w:val="0"/>
        <w:keepLines w:val="0"/>
        <w:spacing w:after="120" w:before="120" w:line="276" w:lineRule="auto"/>
        <w:ind w:left="141.7322834645669" w:firstLine="0"/>
        <w:rPr>
          <w:b w:val="1"/>
          <w:bCs w:val="1"/>
          <w:sz w:val="30"/>
          <w:szCs w:val="30"/>
        </w:rPr>
      </w:pPr>
      <w:bookmarkStart w:colFirst="0" w:colLast="0" w:name="_oqzm1uoxzfsj" w:id="72"/>
      <w:bookmarkEnd w:id="72"/>
      <w:r w:rsidDel="00000000" w:rsidR="00000000" w:rsidRPr="00000000">
        <w:rPr>
          <w:b w:val="1"/>
          <w:bCs w:val="1"/>
          <w:sz w:val="30"/>
          <w:szCs w:val="30"/>
          <w:rtl w:val="0"/>
        </w:rPr>
        <w:t xml:space="preserve">1.1. Định nghĩa các bảng</w:t>
      </w:r>
    </w:p>
    <w:p w:rsidR="00000000" w:rsidDel="00000000" w:rsidP="00000000" w:rsidRDefault="00000000" w:rsidRPr="00000000" w14:paraId="000004B7">
      <w:pPr>
        <w:rPr>
          <w:sz w:val="26"/>
          <w:szCs w:val="26"/>
        </w:rPr>
      </w:pPr>
      <w:r w:rsidDel="00000000" w:rsidR="00000000" w:rsidRPr="00000000">
        <w:rPr>
          <w:rtl w:val="0"/>
        </w:rPr>
        <w:t xml:space="preserve"> </w:t>
        <w:tab/>
      </w:r>
      <w:r w:rsidDel="00000000" w:rsidR="00000000" w:rsidRPr="00000000">
        <w:rPr>
          <w:sz w:val="26"/>
          <w:szCs w:val="26"/>
          <w:rtl w:val="0"/>
        </w:rPr>
        <w:t xml:space="preserve">Hệ thống sử dụng cơ sở dữ liệu quan hệ PostgreSQL với 15 bảng dữ liệu chính, được tổ chức theo các nhóm chức năng: Quản lý người dùng &amp; tổ chức, Quản lý công việc, Quản lý KPI, và Tiện ích hệ thống. Tất cả khóa chính sử dụng kiểu UUID để đảm bảo tính duy nhất toàn cầu.</w:t>
      </w:r>
    </w:p>
    <w:p w:rsidR="00000000" w:rsidDel="00000000" w:rsidP="00000000" w:rsidRDefault="00000000" w:rsidRPr="00000000" w14:paraId="000004B8">
      <w:pPr>
        <w:spacing w:after="80" w:before="80" w:line="276" w:lineRule="auto"/>
        <w:ind w:firstLine="0"/>
        <w:rPr>
          <w:color w:val="1a1a2e"/>
          <w:sz w:val="22"/>
          <w:szCs w:val="22"/>
        </w:rPr>
      </w:pPr>
      <w:r w:rsidDel="00000000" w:rsidR="00000000" w:rsidRPr="00000000">
        <w:rPr>
          <w:color w:val="1a1a2e"/>
          <w:sz w:val="22"/>
          <w:szCs w:val="22"/>
          <w:rtl w:val="0"/>
        </w:rPr>
        <w:t xml:space="preserve"> </w:t>
      </w:r>
    </w:p>
    <w:tbl>
      <w:tblPr>
        <w:tblStyle w:val="Table2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366.6666666666665"/>
        <w:gridCol w:w="3108.333333333334"/>
        <w:gridCol w:w="3450"/>
        <w:tblGridChange w:id="0">
          <w:tblGrid>
            <w:gridCol w:w="735"/>
            <w:gridCol w:w="2366.6666666666665"/>
            <w:gridCol w:w="3108.333333333334"/>
            <w:gridCol w:w="3450"/>
          </w:tblGrid>
        </w:tblGridChange>
      </w:tblGrid>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4B9">
            <w:pPr>
              <w:spacing w:after="240" w:before="240" w:line="276" w:lineRule="auto"/>
              <w:ind w:left="-60" w:firstLine="0"/>
              <w:jc w:val="center"/>
              <w:rPr>
                <w:b w:val="1"/>
                <w:bCs w:val="1"/>
                <w:color w:val="ffffff"/>
              </w:rPr>
            </w:pPr>
            <w:r w:rsidDel="00000000" w:rsidR="00000000" w:rsidRPr="00000000">
              <w:rPr>
                <w:b w:val="1"/>
                <w:bCs w:val="1"/>
                <w:color w:val="ffffff"/>
                <w:rtl w:val="0"/>
              </w:rPr>
              <w:t xml:space="preserve">STT</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4BA">
            <w:pPr>
              <w:spacing w:after="240" w:before="240" w:line="276" w:lineRule="auto"/>
              <w:ind w:left="-60" w:firstLine="0"/>
              <w:jc w:val="center"/>
              <w:rPr>
                <w:b w:val="1"/>
                <w:bCs w:val="1"/>
                <w:color w:val="ffffff"/>
              </w:rPr>
            </w:pPr>
            <w:r w:rsidDel="00000000" w:rsidR="00000000" w:rsidRPr="00000000">
              <w:rPr>
                <w:b w:val="1"/>
                <w:bCs w:val="1"/>
                <w:color w:val="ffffff"/>
                <w:rtl w:val="0"/>
              </w:rPr>
              <w:t xml:space="preserve">Tên bảng</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4BB">
            <w:pPr>
              <w:spacing w:after="240" w:before="240" w:line="276" w:lineRule="auto"/>
              <w:ind w:left="-60" w:firstLine="0"/>
              <w:jc w:val="center"/>
              <w:rPr>
                <w:b w:val="1"/>
                <w:bCs w:val="1"/>
                <w:color w:val="ffffff"/>
              </w:rPr>
            </w:pPr>
            <w:r w:rsidDel="00000000" w:rsidR="00000000" w:rsidRPr="00000000">
              <w:rPr>
                <w:b w:val="1"/>
                <w:bCs w:val="1"/>
                <w:color w:val="ffffff"/>
                <w:rtl w:val="0"/>
              </w:rPr>
              <w:t xml:space="preserve">Chức năng chính</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4BC">
            <w:pPr>
              <w:spacing w:after="240" w:before="240" w:line="276" w:lineRule="auto"/>
              <w:ind w:left="-60" w:firstLine="0"/>
              <w:jc w:val="center"/>
              <w:rPr>
                <w:b w:val="1"/>
                <w:bCs w:val="1"/>
                <w:color w:val="ffffff"/>
              </w:rPr>
            </w:pPr>
            <w:r w:rsidDel="00000000" w:rsidR="00000000" w:rsidRPr="00000000">
              <w:rPr>
                <w:b w:val="1"/>
                <w:bCs w:val="1"/>
                <w:color w:val="ffffff"/>
                <w:rtl w:val="0"/>
              </w:rPr>
              <w:t xml:space="preserve">Quan hệ chính</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BD">
            <w:pPr>
              <w:spacing w:after="240" w:before="240" w:line="276" w:lineRule="auto"/>
              <w:ind w:left="-60" w:firstLine="0"/>
              <w:jc w:val="center"/>
              <w:rPr>
                <w:color w:val="1a1a2e"/>
              </w:rPr>
            </w:pPr>
            <w:r w:rsidDel="00000000" w:rsidR="00000000" w:rsidRPr="00000000">
              <w:rPr>
                <w:color w:val="1a1a2e"/>
                <w:rtl w:val="0"/>
              </w:rPr>
              <w:t xml:space="preserve">1</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BE">
            <w:pPr>
              <w:spacing w:after="240" w:before="240" w:line="276" w:lineRule="auto"/>
              <w:ind w:left="-60" w:firstLine="0"/>
              <w:rPr>
                <w:b w:val="1"/>
                <w:bCs w:val="1"/>
                <w:color w:val="2e75b6"/>
              </w:rPr>
            </w:pPr>
            <w:r w:rsidDel="00000000" w:rsidR="00000000" w:rsidRPr="00000000">
              <w:rPr>
                <w:b w:val="1"/>
                <w:bCs w:val="1"/>
                <w:color w:val="2e75b6"/>
                <w:rtl w:val="0"/>
              </w:rPr>
              <w:t xml:space="preserve">users</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BF">
            <w:pPr>
              <w:spacing w:after="240" w:before="240" w:line="276" w:lineRule="auto"/>
              <w:ind w:left="-60" w:firstLine="0"/>
              <w:rPr>
                <w:color w:val="1a1a2e"/>
              </w:rPr>
            </w:pPr>
            <w:r w:rsidDel="00000000" w:rsidR="00000000" w:rsidRPr="00000000">
              <w:rPr>
                <w:color w:val="1a1a2e"/>
                <w:rtl w:val="0"/>
              </w:rPr>
              <w:t xml:space="preserve">Quản lý tài khoản người dùng, phân quyền, trạng thái</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C0">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departments, roles</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C1">
            <w:pPr>
              <w:spacing w:after="240" w:before="240" w:line="276" w:lineRule="auto"/>
              <w:ind w:left="-60" w:firstLine="0"/>
              <w:jc w:val="center"/>
              <w:rPr>
                <w:color w:val="1a1a2e"/>
              </w:rPr>
            </w:pPr>
            <w:r w:rsidDel="00000000" w:rsidR="00000000" w:rsidRPr="00000000">
              <w:rPr>
                <w:color w:val="1a1a2e"/>
                <w:rtl w:val="0"/>
              </w:rPr>
              <w:t xml:space="preserve">2</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C2">
            <w:pPr>
              <w:spacing w:after="240" w:before="240" w:line="276" w:lineRule="auto"/>
              <w:ind w:left="-60" w:firstLine="0"/>
              <w:rPr>
                <w:b w:val="1"/>
                <w:bCs w:val="1"/>
                <w:color w:val="2e75b6"/>
              </w:rPr>
            </w:pPr>
            <w:r w:rsidDel="00000000" w:rsidR="00000000" w:rsidRPr="00000000">
              <w:rPr>
                <w:b w:val="1"/>
                <w:bCs w:val="1"/>
                <w:color w:val="2e75b6"/>
                <w:rtl w:val="0"/>
              </w:rPr>
              <w:t xml:space="preserve">departments</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C3">
            <w:pPr>
              <w:spacing w:after="240" w:before="240" w:line="276" w:lineRule="auto"/>
              <w:ind w:left="-60" w:firstLine="0"/>
              <w:rPr>
                <w:color w:val="1a1a2e"/>
              </w:rPr>
            </w:pPr>
            <w:r w:rsidDel="00000000" w:rsidR="00000000" w:rsidRPr="00000000">
              <w:rPr>
                <w:color w:val="1a1a2e"/>
                <w:rtl w:val="0"/>
              </w:rPr>
              <w:t xml:space="preserve">Cơ cấu phòng ban, cây tổ chức</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C4">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departments (self)</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C5">
            <w:pPr>
              <w:spacing w:after="240" w:before="240" w:line="276" w:lineRule="auto"/>
              <w:ind w:left="-60" w:firstLine="0"/>
              <w:jc w:val="center"/>
              <w:rPr>
                <w:color w:val="1a1a2e"/>
              </w:rPr>
            </w:pPr>
            <w:r w:rsidDel="00000000" w:rsidR="00000000" w:rsidRPr="00000000">
              <w:rPr>
                <w:color w:val="1a1a2e"/>
                <w:rtl w:val="0"/>
              </w:rPr>
              <w:t xml:space="preserve">3</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C6">
            <w:pPr>
              <w:spacing w:after="240" w:before="240" w:line="276" w:lineRule="auto"/>
              <w:ind w:left="-60" w:firstLine="0"/>
              <w:rPr>
                <w:b w:val="1"/>
                <w:bCs w:val="1"/>
                <w:color w:val="2e75b6"/>
              </w:rPr>
            </w:pPr>
            <w:r w:rsidDel="00000000" w:rsidR="00000000" w:rsidRPr="00000000">
              <w:rPr>
                <w:b w:val="1"/>
                <w:bCs w:val="1"/>
                <w:color w:val="2e75b6"/>
                <w:rtl w:val="0"/>
              </w:rPr>
              <w:t xml:space="preserve">roles</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C7">
            <w:pPr>
              <w:spacing w:after="240" w:before="240" w:line="276" w:lineRule="auto"/>
              <w:ind w:left="-60" w:firstLine="0"/>
              <w:rPr>
                <w:color w:val="1a1a2e"/>
              </w:rPr>
            </w:pPr>
            <w:r w:rsidDel="00000000" w:rsidR="00000000" w:rsidRPr="00000000">
              <w:rPr>
                <w:color w:val="1a1a2e"/>
                <w:rtl w:val="0"/>
              </w:rPr>
              <w:t xml:space="preserve">Vai trò hệ thống (Admin, Manager, Employee...)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C8">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M-N → permissions</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C9">
            <w:pPr>
              <w:spacing w:after="240" w:before="240" w:line="276" w:lineRule="auto"/>
              <w:ind w:left="-60" w:firstLine="0"/>
              <w:jc w:val="center"/>
              <w:rPr>
                <w:color w:val="1a1a2e"/>
              </w:rPr>
            </w:pPr>
            <w:r w:rsidDel="00000000" w:rsidR="00000000" w:rsidRPr="00000000">
              <w:rPr>
                <w:color w:val="1a1a2e"/>
                <w:rtl w:val="0"/>
              </w:rPr>
              <w:t xml:space="preserve">4</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CA">
            <w:pPr>
              <w:spacing w:after="240" w:before="240" w:line="276" w:lineRule="auto"/>
              <w:ind w:left="-60" w:firstLine="0"/>
              <w:rPr>
                <w:b w:val="1"/>
                <w:bCs w:val="1"/>
                <w:color w:val="2e75b6"/>
              </w:rPr>
            </w:pPr>
            <w:r w:rsidDel="00000000" w:rsidR="00000000" w:rsidRPr="00000000">
              <w:rPr>
                <w:b w:val="1"/>
                <w:bCs w:val="1"/>
                <w:color w:val="2e75b6"/>
                <w:rtl w:val="0"/>
              </w:rPr>
              <w:t xml:space="preserve">permissions</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CB">
            <w:pPr>
              <w:spacing w:after="240" w:before="240" w:line="276" w:lineRule="auto"/>
              <w:ind w:left="-60" w:firstLine="0"/>
              <w:rPr>
                <w:color w:val="1a1a2e"/>
              </w:rPr>
            </w:pPr>
            <w:r w:rsidDel="00000000" w:rsidR="00000000" w:rsidRPr="00000000">
              <w:rPr>
                <w:color w:val="1a1a2e"/>
                <w:rtl w:val="0"/>
              </w:rPr>
              <w:t xml:space="preserve">Danh sách quyền hạn chi tiết trên từng module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CC">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M-N → roles</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CD">
            <w:pPr>
              <w:spacing w:after="240" w:before="240" w:line="276" w:lineRule="auto"/>
              <w:ind w:left="-60" w:firstLine="0"/>
              <w:jc w:val="center"/>
              <w:rPr>
                <w:color w:val="1a1a2e"/>
              </w:rPr>
            </w:pPr>
            <w:r w:rsidDel="00000000" w:rsidR="00000000" w:rsidRPr="00000000">
              <w:rPr>
                <w:color w:val="1a1a2e"/>
                <w:rtl w:val="0"/>
              </w:rPr>
              <w:t xml:space="preserve">5</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CE">
            <w:pPr>
              <w:spacing w:after="240" w:before="240" w:line="276" w:lineRule="auto"/>
              <w:ind w:left="-60" w:firstLine="0"/>
              <w:rPr>
                <w:b w:val="1"/>
                <w:bCs w:val="1"/>
                <w:color w:val="2e75b6"/>
              </w:rPr>
            </w:pPr>
            <w:r w:rsidDel="00000000" w:rsidR="00000000" w:rsidRPr="00000000">
              <w:rPr>
                <w:b w:val="1"/>
                <w:bCs w:val="1"/>
                <w:color w:val="2e75b6"/>
                <w:rtl w:val="0"/>
              </w:rPr>
              <w:t xml:space="preserve">tasks</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CF">
            <w:pPr>
              <w:spacing w:after="240" w:before="240" w:line="276" w:lineRule="auto"/>
              <w:ind w:left="-60" w:firstLine="0"/>
              <w:rPr>
                <w:color w:val="1a1a2e"/>
              </w:rPr>
            </w:pPr>
            <w:r w:rsidDel="00000000" w:rsidR="00000000" w:rsidRPr="00000000">
              <w:rPr>
                <w:color w:val="1a1a2e"/>
                <w:rtl w:val="0"/>
              </w:rPr>
              <w:t xml:space="preserve">Công việc: tiêu đề, mô tả, deadline, trạng thái, độ ưu tiên</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D0">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users, projects, categories</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D1">
            <w:pPr>
              <w:spacing w:after="240" w:before="240" w:line="276" w:lineRule="auto"/>
              <w:ind w:left="-60" w:firstLine="0"/>
              <w:jc w:val="center"/>
              <w:rPr>
                <w:color w:val="1a1a2e"/>
              </w:rPr>
            </w:pPr>
            <w:r w:rsidDel="00000000" w:rsidR="00000000" w:rsidRPr="00000000">
              <w:rPr>
                <w:color w:val="1a1a2e"/>
                <w:rtl w:val="0"/>
              </w:rPr>
              <w:t xml:space="preserve">6</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D2">
            <w:pPr>
              <w:spacing w:after="240" w:before="240" w:line="276" w:lineRule="auto"/>
              <w:ind w:left="-60" w:firstLine="0"/>
              <w:rPr>
                <w:b w:val="1"/>
                <w:bCs w:val="1"/>
                <w:color w:val="2e75b6"/>
              </w:rPr>
            </w:pPr>
            <w:r w:rsidDel="00000000" w:rsidR="00000000" w:rsidRPr="00000000">
              <w:rPr>
                <w:b w:val="1"/>
                <w:bCs w:val="1"/>
                <w:color w:val="2e75b6"/>
                <w:rtl w:val="0"/>
              </w:rPr>
              <w:t xml:space="preserve">task_assignments</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D3">
            <w:pPr>
              <w:spacing w:after="240" w:before="240" w:line="276" w:lineRule="auto"/>
              <w:ind w:left="-60" w:firstLine="0"/>
              <w:rPr>
                <w:color w:val="1a1a2e"/>
              </w:rPr>
            </w:pPr>
            <w:r w:rsidDel="00000000" w:rsidR="00000000" w:rsidRPr="00000000">
              <w:rPr>
                <w:color w:val="1a1a2e"/>
                <w:rtl w:val="0"/>
              </w:rPr>
              <w:t xml:space="preserve">Giao công việc cho nhiều nhân viên, theo dõi nhận việc</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D4">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tasks, users</w:t>
            </w:r>
          </w:p>
        </w:tc>
      </w:tr>
      <w:tr>
        <w:trPr>
          <w:cantSplit w:val="0"/>
          <w:trHeight w:val="1514.7460937500182"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D5">
            <w:pPr>
              <w:spacing w:after="240" w:before="240" w:line="276" w:lineRule="auto"/>
              <w:ind w:left="-60" w:firstLine="0"/>
              <w:jc w:val="center"/>
              <w:rPr>
                <w:color w:val="1a1a2e"/>
              </w:rPr>
            </w:pPr>
            <w:r w:rsidDel="00000000" w:rsidR="00000000" w:rsidRPr="00000000">
              <w:rPr>
                <w:color w:val="1a1a2e"/>
                <w:rtl w:val="0"/>
              </w:rPr>
              <w:t xml:space="preserve">7</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D6">
            <w:pPr>
              <w:spacing w:after="240" w:before="240" w:line="276" w:lineRule="auto"/>
              <w:ind w:left="-60" w:firstLine="0"/>
              <w:rPr>
                <w:b w:val="1"/>
                <w:bCs w:val="1"/>
                <w:color w:val="2e75b6"/>
              </w:rPr>
            </w:pPr>
            <w:r w:rsidDel="00000000" w:rsidR="00000000" w:rsidRPr="00000000">
              <w:rPr>
                <w:b w:val="1"/>
                <w:bCs w:val="1"/>
                <w:color w:val="2e75b6"/>
                <w:rtl w:val="0"/>
              </w:rPr>
              <w:t xml:space="preserve">task_comments</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D7">
            <w:pPr>
              <w:spacing w:after="240" w:before="240" w:line="276" w:lineRule="auto"/>
              <w:ind w:left="-60" w:firstLine="0"/>
              <w:rPr>
                <w:color w:val="1a1a2e"/>
              </w:rPr>
            </w:pPr>
            <w:r w:rsidDel="00000000" w:rsidR="00000000" w:rsidRPr="00000000">
              <w:rPr>
                <w:color w:val="1a1a2e"/>
                <w:rtl w:val="0"/>
              </w:rPr>
              <w:t xml:space="preserve">Bình luận, cập nhật tiến độ trong công việc</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D8">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tasks, users</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D9">
            <w:pPr>
              <w:spacing w:after="240" w:before="240" w:line="276" w:lineRule="auto"/>
              <w:ind w:left="-60" w:firstLine="0"/>
              <w:jc w:val="center"/>
              <w:rPr>
                <w:color w:val="1a1a2e"/>
              </w:rPr>
            </w:pPr>
            <w:r w:rsidDel="00000000" w:rsidR="00000000" w:rsidRPr="00000000">
              <w:rPr>
                <w:color w:val="1a1a2e"/>
                <w:rtl w:val="0"/>
              </w:rPr>
              <w:t xml:space="preserve">8</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DA">
            <w:pPr>
              <w:spacing w:after="240" w:before="240" w:line="276" w:lineRule="auto"/>
              <w:ind w:left="-60" w:firstLine="0"/>
              <w:rPr>
                <w:b w:val="1"/>
                <w:bCs w:val="1"/>
                <w:color w:val="2e75b6"/>
              </w:rPr>
            </w:pPr>
            <w:r w:rsidDel="00000000" w:rsidR="00000000" w:rsidRPr="00000000">
              <w:rPr>
                <w:b w:val="1"/>
                <w:bCs w:val="1"/>
                <w:color w:val="2e75b6"/>
                <w:rtl w:val="0"/>
              </w:rPr>
              <w:t xml:space="preserve">projects</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DB">
            <w:pPr>
              <w:spacing w:after="240" w:before="240" w:line="276" w:lineRule="auto"/>
              <w:ind w:left="-60" w:firstLine="0"/>
              <w:rPr>
                <w:color w:val="1a1a2e"/>
              </w:rPr>
            </w:pPr>
            <w:r w:rsidDel="00000000" w:rsidR="00000000" w:rsidRPr="00000000">
              <w:rPr>
                <w:color w:val="1a1a2e"/>
                <w:rtl w:val="0"/>
              </w:rPr>
              <w:t xml:space="preserve">Dự án / nhóm công việc lớn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DC">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departments, users</w:t>
            </w:r>
          </w:p>
        </w:tc>
      </w:tr>
      <w:tr>
        <w:trPr>
          <w:cantSplit w:val="0"/>
          <w:trHeight w:val="1564.7460937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DD">
            <w:pPr>
              <w:spacing w:after="240" w:before="240" w:line="276" w:lineRule="auto"/>
              <w:ind w:left="-60" w:firstLine="0"/>
              <w:jc w:val="center"/>
              <w:rPr>
                <w:color w:val="1a1a2e"/>
              </w:rPr>
            </w:pPr>
            <w:r w:rsidDel="00000000" w:rsidR="00000000" w:rsidRPr="00000000">
              <w:rPr>
                <w:color w:val="1a1a2e"/>
                <w:rtl w:val="0"/>
              </w:rPr>
              <w:t xml:space="preserve">9</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DE">
            <w:pPr>
              <w:spacing w:after="240" w:before="240" w:line="276" w:lineRule="auto"/>
              <w:ind w:left="-60" w:firstLine="0"/>
              <w:rPr>
                <w:b w:val="1"/>
                <w:bCs w:val="1"/>
                <w:color w:val="2e75b6"/>
              </w:rPr>
            </w:pPr>
            <w:r w:rsidDel="00000000" w:rsidR="00000000" w:rsidRPr="00000000">
              <w:rPr>
                <w:b w:val="1"/>
                <w:bCs w:val="1"/>
                <w:color w:val="2e75b6"/>
                <w:rtl w:val="0"/>
              </w:rPr>
              <w:t xml:space="preserve">kpi_periods</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DF">
            <w:pPr>
              <w:spacing w:after="240" w:before="240" w:line="276" w:lineRule="auto"/>
              <w:ind w:left="-60" w:firstLine="0"/>
              <w:rPr>
                <w:color w:val="1a1a2e"/>
              </w:rPr>
            </w:pPr>
            <w:r w:rsidDel="00000000" w:rsidR="00000000" w:rsidRPr="00000000">
              <w:rPr>
                <w:color w:val="1a1a2e"/>
                <w:rtl w:val="0"/>
              </w:rPr>
              <w:t xml:space="preserve">Chu kỳ đánh giá KPI (tháng, quý, năm)</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E0">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departments</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E1">
            <w:pPr>
              <w:spacing w:after="240" w:before="240" w:line="276" w:lineRule="auto"/>
              <w:ind w:left="-60" w:firstLine="0"/>
              <w:jc w:val="center"/>
              <w:rPr>
                <w:color w:val="1a1a2e"/>
              </w:rPr>
            </w:pPr>
            <w:r w:rsidDel="00000000" w:rsidR="00000000" w:rsidRPr="00000000">
              <w:rPr>
                <w:color w:val="1a1a2e"/>
                <w:rtl w:val="0"/>
              </w:rPr>
              <w:t xml:space="preserve">10</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E2">
            <w:pPr>
              <w:spacing w:after="240" w:before="240" w:line="276" w:lineRule="auto"/>
              <w:ind w:left="-60" w:firstLine="0"/>
              <w:rPr>
                <w:b w:val="1"/>
                <w:bCs w:val="1"/>
                <w:color w:val="2e75b6"/>
              </w:rPr>
            </w:pPr>
            <w:r w:rsidDel="00000000" w:rsidR="00000000" w:rsidRPr="00000000">
              <w:rPr>
                <w:b w:val="1"/>
                <w:bCs w:val="1"/>
                <w:color w:val="2e75b6"/>
                <w:rtl w:val="0"/>
              </w:rPr>
              <w:t xml:space="preserve">kpi_templates</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E3">
            <w:pPr>
              <w:spacing w:after="240" w:before="240" w:line="276" w:lineRule="auto"/>
              <w:ind w:left="-60" w:firstLine="0"/>
              <w:rPr>
                <w:color w:val="1a1a2e"/>
              </w:rPr>
            </w:pPr>
            <w:r w:rsidDel="00000000" w:rsidR="00000000" w:rsidRPr="00000000">
              <w:rPr>
                <w:color w:val="1a1a2e"/>
                <w:rtl w:val="0"/>
              </w:rPr>
              <w:t xml:space="preserve">Bộ chỉ tiêu KPI mẫu tái sử dụng</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E4">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departments</w:t>
            </w:r>
          </w:p>
        </w:tc>
      </w:tr>
      <w:tr>
        <w:trPr>
          <w:cantSplit w:val="0"/>
          <w:trHeight w:val="1498.0794270833212"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E5">
            <w:pPr>
              <w:spacing w:after="240" w:before="240" w:line="276" w:lineRule="auto"/>
              <w:ind w:left="-60" w:firstLine="0"/>
              <w:jc w:val="center"/>
              <w:rPr>
                <w:color w:val="1a1a2e"/>
              </w:rPr>
            </w:pPr>
            <w:r w:rsidDel="00000000" w:rsidR="00000000" w:rsidRPr="00000000">
              <w:rPr>
                <w:color w:val="1a1a2e"/>
                <w:rtl w:val="0"/>
              </w:rPr>
              <w:t xml:space="preserve">11</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E6">
            <w:pPr>
              <w:spacing w:after="240" w:before="240" w:line="276" w:lineRule="auto"/>
              <w:ind w:left="-60" w:firstLine="0"/>
              <w:rPr>
                <w:b w:val="1"/>
                <w:bCs w:val="1"/>
                <w:color w:val="2e75b6"/>
              </w:rPr>
            </w:pPr>
            <w:r w:rsidDel="00000000" w:rsidR="00000000" w:rsidRPr="00000000">
              <w:rPr>
                <w:b w:val="1"/>
                <w:bCs w:val="1"/>
                <w:color w:val="2e75b6"/>
                <w:rtl w:val="0"/>
              </w:rPr>
              <w:t xml:space="preserve">kpi_indicators</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E7">
            <w:pPr>
              <w:spacing w:after="240" w:before="240" w:line="276" w:lineRule="auto"/>
              <w:ind w:left="-60" w:firstLine="0"/>
              <w:rPr>
                <w:color w:val="1a1a2e"/>
              </w:rPr>
            </w:pPr>
            <w:r w:rsidDel="00000000" w:rsidR="00000000" w:rsidRPr="00000000">
              <w:rPr>
                <w:color w:val="1a1a2e"/>
                <w:rtl w:val="0"/>
              </w:rPr>
              <w:t xml:space="preserve">Chỉ tiêu KPI cụ thể: tên, đơn vị, mục tiêu, trọng số</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E8">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kpi_periods, kpi_templates, users</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E9">
            <w:pPr>
              <w:spacing w:after="240" w:before="240" w:line="276" w:lineRule="auto"/>
              <w:ind w:left="-60" w:firstLine="0"/>
              <w:jc w:val="center"/>
              <w:rPr>
                <w:color w:val="1a1a2e"/>
              </w:rPr>
            </w:pPr>
            <w:r w:rsidDel="00000000" w:rsidR="00000000" w:rsidRPr="00000000">
              <w:rPr>
                <w:color w:val="1a1a2e"/>
                <w:rtl w:val="0"/>
              </w:rPr>
              <w:t xml:space="preserve">12</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EA">
            <w:pPr>
              <w:spacing w:after="240" w:before="240" w:line="276" w:lineRule="auto"/>
              <w:ind w:left="-60" w:firstLine="0"/>
              <w:rPr>
                <w:b w:val="1"/>
                <w:bCs w:val="1"/>
                <w:color w:val="2e75b6"/>
              </w:rPr>
            </w:pPr>
            <w:r w:rsidDel="00000000" w:rsidR="00000000" w:rsidRPr="00000000">
              <w:rPr>
                <w:b w:val="1"/>
                <w:bCs w:val="1"/>
                <w:color w:val="2e75b6"/>
                <w:rtl w:val="0"/>
              </w:rPr>
              <w:t xml:space="preserve">kpi_results</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EB">
            <w:pPr>
              <w:spacing w:after="240" w:before="240" w:line="276" w:lineRule="auto"/>
              <w:ind w:left="-60" w:firstLine="0"/>
              <w:rPr>
                <w:color w:val="1a1a2e"/>
              </w:rPr>
            </w:pPr>
            <w:r w:rsidDel="00000000" w:rsidR="00000000" w:rsidRPr="00000000">
              <w:rPr>
                <w:color w:val="1a1a2e"/>
                <w:rtl w:val="0"/>
              </w:rPr>
              <w:t xml:space="preserve">Kết quả tự đánh giá và điểm tổng hợp sau tính toán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EC">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kpi_indicators, users</w:t>
            </w:r>
          </w:p>
        </w:tc>
      </w:tr>
      <w:tr>
        <w:trPr>
          <w:cantSplit w:val="0"/>
          <w:trHeight w:val="1564.7460937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ED">
            <w:pPr>
              <w:spacing w:after="240" w:before="240" w:line="276" w:lineRule="auto"/>
              <w:ind w:left="-60" w:firstLine="0"/>
              <w:jc w:val="center"/>
              <w:rPr>
                <w:color w:val="1a1a2e"/>
              </w:rPr>
            </w:pPr>
            <w:r w:rsidDel="00000000" w:rsidR="00000000" w:rsidRPr="00000000">
              <w:rPr>
                <w:color w:val="1a1a2e"/>
                <w:rtl w:val="0"/>
              </w:rPr>
              <w:t xml:space="preserve">13</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EE">
            <w:pPr>
              <w:spacing w:after="240" w:before="240" w:line="276" w:lineRule="auto"/>
              <w:ind w:left="-60" w:firstLine="0"/>
              <w:rPr>
                <w:b w:val="1"/>
                <w:bCs w:val="1"/>
                <w:color w:val="2e75b6"/>
              </w:rPr>
            </w:pPr>
            <w:r w:rsidDel="00000000" w:rsidR="00000000" w:rsidRPr="00000000">
              <w:rPr>
                <w:b w:val="1"/>
                <w:bCs w:val="1"/>
                <w:color w:val="2e75b6"/>
                <w:rtl w:val="0"/>
              </w:rPr>
              <w:t xml:space="preserve">notifications</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EF">
            <w:pPr>
              <w:spacing w:after="240" w:before="240" w:line="276" w:lineRule="auto"/>
              <w:ind w:left="-60" w:firstLine="0"/>
              <w:rPr>
                <w:color w:val="1a1a2e"/>
              </w:rPr>
            </w:pPr>
            <w:r w:rsidDel="00000000" w:rsidR="00000000" w:rsidRPr="00000000">
              <w:rPr>
                <w:color w:val="1a1a2e"/>
                <w:rtl w:val="0"/>
              </w:rPr>
              <w:t xml:space="preserve">Thông báo in-app: loại, nội dung, trạng thái đọc</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F0">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users</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F1">
            <w:pPr>
              <w:spacing w:after="240" w:before="240" w:line="276" w:lineRule="auto"/>
              <w:ind w:left="-60" w:firstLine="0"/>
              <w:jc w:val="center"/>
              <w:rPr>
                <w:color w:val="1a1a2e"/>
              </w:rPr>
            </w:pPr>
            <w:r w:rsidDel="00000000" w:rsidR="00000000" w:rsidRPr="00000000">
              <w:rPr>
                <w:color w:val="1a1a2e"/>
                <w:rtl w:val="0"/>
              </w:rPr>
              <w:t xml:space="preserve">14</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F2">
            <w:pPr>
              <w:spacing w:after="240" w:before="240" w:line="276" w:lineRule="auto"/>
              <w:ind w:left="-60" w:firstLine="0"/>
              <w:rPr>
                <w:b w:val="1"/>
                <w:bCs w:val="1"/>
                <w:color w:val="2e75b6"/>
              </w:rPr>
            </w:pPr>
            <w:r w:rsidDel="00000000" w:rsidR="00000000" w:rsidRPr="00000000">
              <w:rPr>
                <w:b w:val="1"/>
                <w:bCs w:val="1"/>
                <w:color w:val="2e75b6"/>
                <w:rtl w:val="0"/>
              </w:rPr>
              <w:t xml:space="preserve">reports</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F3">
            <w:pPr>
              <w:spacing w:after="240" w:before="240" w:line="276" w:lineRule="auto"/>
              <w:ind w:left="-60" w:firstLine="0"/>
              <w:rPr>
                <w:color w:val="1a1a2e"/>
              </w:rPr>
            </w:pPr>
            <w:r w:rsidDel="00000000" w:rsidR="00000000" w:rsidRPr="00000000">
              <w:rPr>
                <w:color w:val="1a1a2e"/>
                <w:rtl w:val="0"/>
              </w:rPr>
              <w:t xml:space="preserve">Báo cáo đã xuất: loại, thời kỳ, đường dẫn file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4F4">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users, departments</w:t>
            </w:r>
          </w:p>
        </w:tc>
      </w:tr>
      <w:tr>
        <w:trPr>
          <w:cantSplit w:val="0"/>
          <w:trHeight w:val="1364.7460937500182"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F5">
            <w:pPr>
              <w:spacing w:after="240" w:before="240" w:line="276" w:lineRule="auto"/>
              <w:ind w:left="-60" w:firstLine="0"/>
              <w:jc w:val="center"/>
              <w:rPr>
                <w:color w:val="1a1a2e"/>
              </w:rPr>
            </w:pPr>
            <w:r w:rsidDel="00000000" w:rsidR="00000000" w:rsidRPr="00000000">
              <w:rPr>
                <w:color w:val="1a1a2e"/>
                <w:rtl w:val="0"/>
              </w:rPr>
              <w:t xml:space="preserve">15</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F6">
            <w:pPr>
              <w:spacing w:after="240" w:before="240" w:line="276" w:lineRule="auto"/>
              <w:ind w:left="-60" w:firstLine="0"/>
              <w:rPr>
                <w:b w:val="1"/>
                <w:bCs w:val="1"/>
                <w:color w:val="2e75b6"/>
              </w:rPr>
            </w:pPr>
            <w:r w:rsidDel="00000000" w:rsidR="00000000" w:rsidRPr="00000000">
              <w:rPr>
                <w:b w:val="1"/>
                <w:bCs w:val="1"/>
                <w:color w:val="2e75b6"/>
                <w:rtl w:val="0"/>
              </w:rPr>
              <w:t xml:space="preserve">audit_logs</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F7">
            <w:pPr>
              <w:spacing w:after="240" w:before="240" w:line="276" w:lineRule="auto"/>
              <w:ind w:left="-60" w:firstLine="0"/>
              <w:rPr>
                <w:color w:val="1a1a2e"/>
              </w:rPr>
            </w:pPr>
            <w:r w:rsidDel="00000000" w:rsidR="00000000" w:rsidRPr="00000000">
              <w:rPr>
                <w:color w:val="1a1a2e"/>
                <w:rtl w:val="0"/>
              </w:rPr>
              <w:t xml:space="preserve">Nhật ký hoạt động hệ thống cho bảo mật &amp; kiểm tra</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4F8">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users</w:t>
            </w:r>
          </w:p>
        </w:tc>
      </w:tr>
    </w:tbl>
    <w:p w:rsidR="00000000" w:rsidDel="00000000" w:rsidP="00000000" w:rsidRDefault="00000000" w:rsidRPr="00000000" w14:paraId="000004F9">
      <w:pPr>
        <w:spacing w:after="120" w:before="120" w:line="276" w:lineRule="auto"/>
        <w:ind w:firstLine="0"/>
        <w:rPr/>
      </w:pPr>
      <w:r w:rsidDel="00000000" w:rsidR="00000000" w:rsidRPr="00000000">
        <w:rPr>
          <w:rtl w:val="0"/>
        </w:rPr>
      </w:r>
    </w:p>
    <w:p w:rsidR="00000000" w:rsidDel="00000000" w:rsidP="00000000" w:rsidRDefault="00000000" w:rsidRPr="00000000" w14:paraId="000004FA">
      <w:pPr>
        <w:pStyle w:val="Heading4"/>
        <w:keepNext w:val="0"/>
        <w:keepLines w:val="0"/>
        <w:spacing w:after="120" w:before="120" w:line="276" w:lineRule="auto"/>
        <w:ind w:left="141.7322834645669" w:firstLine="0"/>
        <w:rPr>
          <w:b w:val="1"/>
          <w:bCs w:val="1"/>
          <w:sz w:val="30"/>
          <w:szCs w:val="30"/>
        </w:rPr>
      </w:pPr>
      <w:bookmarkStart w:colFirst="0" w:colLast="0" w:name="_um3mjv4jc5fy" w:id="73"/>
      <w:bookmarkEnd w:id="73"/>
      <w:r w:rsidDel="00000000" w:rsidR="00000000" w:rsidRPr="00000000">
        <w:rPr>
          <w:b w:val="1"/>
          <w:bCs w:val="1"/>
          <w:sz w:val="30"/>
          <w:szCs w:val="30"/>
          <w:rtl w:val="0"/>
        </w:rPr>
        <w:t xml:space="preserve">1.2. Mô tả chi tiết các bảng dữ liệu</w:t>
      </w:r>
    </w:p>
    <w:p w:rsidR="00000000" w:rsidDel="00000000" w:rsidP="00000000" w:rsidRDefault="00000000" w:rsidRPr="00000000" w14:paraId="000004FB">
      <w:pPr>
        <w:spacing w:after="120" w:before="120" w:line="276" w:lineRule="auto"/>
        <w:ind w:firstLine="0"/>
        <w:rPr>
          <w:color w:val="1a1a2e"/>
          <w:sz w:val="26"/>
          <w:szCs w:val="26"/>
        </w:rPr>
      </w:pPr>
      <w:r w:rsidDel="00000000" w:rsidR="00000000" w:rsidRPr="00000000">
        <w:rPr>
          <w:b w:val="1"/>
          <w:bCs w:val="1"/>
          <w:color w:val="1f4e79"/>
          <w:sz w:val="26"/>
          <w:szCs w:val="26"/>
          <w:rtl w:val="0"/>
        </w:rPr>
        <w:t xml:space="preserve">Bảng: users – Quản lý Tài khoản Người dùng</w:t>
      </w:r>
      <w:r w:rsidDel="00000000" w:rsidR="00000000" w:rsidRPr="00000000">
        <w:rPr>
          <w:rtl w:val="0"/>
        </w:rPr>
      </w:r>
    </w:p>
    <w:tbl>
      <w:tblPr>
        <w:tblStyle w:val="Table25"/>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993.3333333333328"/>
        <w:gridCol w:w="2266.666666666667"/>
        <w:gridCol w:w="3420"/>
        <w:tblGridChange w:id="0">
          <w:tblGrid>
            <w:gridCol w:w="2010"/>
            <w:gridCol w:w="1993.3333333333328"/>
            <w:gridCol w:w="2266.666666666667"/>
            <w:gridCol w:w="3420"/>
          </w:tblGrid>
        </w:tblGridChange>
      </w:tblGrid>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4FC">
            <w:pPr>
              <w:spacing w:after="240" w:before="240" w:line="276" w:lineRule="auto"/>
              <w:ind w:left="-60" w:firstLine="0"/>
              <w:jc w:val="center"/>
              <w:rPr>
                <w:b w:val="1"/>
                <w:bCs w:val="1"/>
                <w:color w:val="ffffff"/>
              </w:rPr>
            </w:pPr>
            <w:r w:rsidDel="00000000" w:rsidR="00000000" w:rsidRPr="00000000">
              <w:rPr>
                <w:b w:val="1"/>
                <w:bCs w:val="1"/>
                <w:color w:val="ffffff"/>
                <w:rtl w:val="0"/>
              </w:rPr>
              <w:t xml:space="preserve">Tên cột</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4FD">
            <w:pPr>
              <w:spacing w:after="240" w:before="240" w:line="276" w:lineRule="auto"/>
              <w:ind w:left="-60" w:firstLine="0"/>
              <w:jc w:val="center"/>
              <w:rPr>
                <w:b w:val="1"/>
                <w:bCs w:val="1"/>
                <w:color w:val="ffffff"/>
              </w:rPr>
            </w:pPr>
            <w:r w:rsidDel="00000000" w:rsidR="00000000" w:rsidRPr="00000000">
              <w:rPr>
                <w:b w:val="1"/>
                <w:bCs w:val="1"/>
                <w:color w:val="ffffff"/>
                <w:rtl w:val="0"/>
              </w:rPr>
              <w:t xml:space="preserve">Kiểu dữ liệu</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4FE">
            <w:pPr>
              <w:spacing w:after="240" w:before="240" w:line="276" w:lineRule="auto"/>
              <w:ind w:left="-60" w:firstLine="0"/>
              <w:jc w:val="center"/>
              <w:rPr>
                <w:b w:val="1"/>
                <w:bCs w:val="1"/>
                <w:color w:val="ffffff"/>
              </w:rPr>
            </w:pPr>
            <w:r w:rsidDel="00000000" w:rsidR="00000000" w:rsidRPr="00000000">
              <w:rPr>
                <w:b w:val="1"/>
                <w:bCs w:val="1"/>
                <w:color w:val="ffffff"/>
                <w:rtl w:val="0"/>
              </w:rPr>
              <w:t xml:space="preserve">Ràng buộc</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4FF">
            <w:pPr>
              <w:spacing w:after="240" w:before="240" w:line="276" w:lineRule="auto"/>
              <w:ind w:left="-60" w:firstLine="0"/>
              <w:jc w:val="center"/>
              <w:rPr>
                <w:b w:val="1"/>
                <w:bCs w:val="1"/>
                <w:color w:val="ffffff"/>
              </w:rPr>
            </w:pPr>
            <w:r w:rsidDel="00000000" w:rsidR="00000000" w:rsidRPr="00000000">
              <w:rPr>
                <w:b w:val="1"/>
                <w:bCs w:val="1"/>
                <w:color w:val="ffffff"/>
                <w:rtl w:val="0"/>
              </w:rPr>
              <w:t xml:space="preserve">Mô tả</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00">
            <w:pPr>
              <w:spacing w:after="240" w:before="240" w:line="276" w:lineRule="auto"/>
              <w:ind w:left="-60" w:firstLine="0"/>
              <w:rPr>
                <w:b w:val="1"/>
                <w:bCs w:val="1"/>
                <w:color w:val="1f4e79"/>
              </w:rPr>
            </w:pPr>
            <w:r w:rsidDel="00000000" w:rsidR="00000000" w:rsidRPr="00000000">
              <w:rPr>
                <w:b w:val="1"/>
                <w:bCs w:val="1"/>
                <w:color w:val="1f4e79"/>
                <w:rtl w:val="0"/>
              </w:rPr>
              <w:t xml:space="preserve">id</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01">
            <w:pPr>
              <w:spacing w:after="240" w:before="240" w:line="276" w:lineRule="auto"/>
              <w:ind w:left="-60" w:firstLine="0"/>
              <w:rPr>
                <w:color w:val="2e75b6"/>
              </w:rPr>
            </w:pPr>
            <w:r w:rsidDel="00000000" w:rsidR="00000000" w:rsidRPr="00000000">
              <w:rPr>
                <w:color w:val="2e75b6"/>
                <w:rtl w:val="0"/>
              </w:rPr>
              <w:t xml:space="preserve">UUID</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02">
            <w:pPr>
              <w:spacing w:after="240" w:before="240" w:line="276" w:lineRule="auto"/>
              <w:ind w:left="-60" w:firstLine="0"/>
              <w:rPr>
                <w:color w:val="1a1a2e"/>
              </w:rPr>
            </w:pPr>
            <w:r w:rsidDel="00000000" w:rsidR="00000000" w:rsidRPr="00000000">
              <w:rPr>
                <w:color w:val="1a1a2e"/>
                <w:rtl w:val="0"/>
              </w:rPr>
              <w:t xml:space="preserve">PK, NOT NULL</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03">
            <w:pPr>
              <w:spacing w:after="240" w:before="240" w:line="276" w:lineRule="auto"/>
              <w:ind w:left="-60" w:firstLine="0"/>
              <w:rPr>
                <w:color w:val="1a1a2e"/>
              </w:rPr>
            </w:pPr>
            <w:r w:rsidDel="00000000" w:rsidR="00000000" w:rsidRPr="00000000">
              <w:rPr>
                <w:color w:val="1a1a2e"/>
                <w:rtl w:val="0"/>
              </w:rPr>
              <w:t xml:space="preserve">Khóa chính tự động sinh</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04">
            <w:pPr>
              <w:spacing w:after="240" w:before="240" w:line="276" w:lineRule="auto"/>
              <w:ind w:left="-60" w:firstLine="0"/>
              <w:rPr>
                <w:b w:val="1"/>
                <w:bCs w:val="1"/>
                <w:color w:val="1f4e79"/>
              </w:rPr>
            </w:pPr>
            <w:r w:rsidDel="00000000" w:rsidR="00000000" w:rsidRPr="00000000">
              <w:rPr>
                <w:b w:val="1"/>
                <w:bCs w:val="1"/>
                <w:color w:val="1f4e79"/>
                <w:rtl w:val="0"/>
              </w:rPr>
              <w:t xml:space="preserve">username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05">
            <w:pPr>
              <w:spacing w:after="240" w:before="240" w:line="276" w:lineRule="auto"/>
              <w:ind w:left="-60" w:firstLine="0"/>
              <w:rPr>
                <w:color w:val="2e75b6"/>
              </w:rPr>
            </w:pPr>
            <w:r w:rsidDel="00000000" w:rsidR="00000000" w:rsidRPr="00000000">
              <w:rPr>
                <w:color w:val="2e75b6"/>
                <w:rtl w:val="0"/>
              </w:rPr>
              <w:t xml:space="preserve">VARCHAR(50)</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06">
            <w:pPr>
              <w:spacing w:after="240" w:before="240" w:line="276" w:lineRule="auto"/>
              <w:ind w:left="-60" w:firstLine="0"/>
              <w:rPr>
                <w:color w:val="1a1a2e"/>
              </w:rPr>
            </w:pPr>
            <w:r w:rsidDel="00000000" w:rsidR="00000000" w:rsidRPr="00000000">
              <w:rPr>
                <w:color w:val="1a1a2e"/>
                <w:rtl w:val="0"/>
              </w:rPr>
              <w:t xml:space="preserve">UNIQUE, NOT NULL</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07">
            <w:pPr>
              <w:spacing w:after="240" w:before="240" w:line="276" w:lineRule="auto"/>
              <w:ind w:left="-60" w:firstLine="0"/>
              <w:rPr>
                <w:color w:val="1a1a2e"/>
              </w:rPr>
            </w:pPr>
            <w:r w:rsidDel="00000000" w:rsidR="00000000" w:rsidRPr="00000000">
              <w:rPr>
                <w:color w:val="1a1a2e"/>
                <w:rtl w:val="0"/>
              </w:rPr>
              <w:t xml:space="preserve">Tên đăng nhập duy nhất</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08">
            <w:pPr>
              <w:spacing w:after="240" w:before="240" w:line="276" w:lineRule="auto"/>
              <w:ind w:left="-60" w:firstLine="0"/>
              <w:rPr>
                <w:b w:val="1"/>
                <w:bCs w:val="1"/>
                <w:color w:val="1f4e79"/>
              </w:rPr>
            </w:pPr>
            <w:r w:rsidDel="00000000" w:rsidR="00000000" w:rsidRPr="00000000">
              <w:rPr>
                <w:b w:val="1"/>
                <w:bCs w:val="1"/>
                <w:color w:val="1f4e79"/>
                <w:rtl w:val="0"/>
              </w:rPr>
              <w:t xml:space="preserve">email</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09">
            <w:pPr>
              <w:spacing w:after="240" w:before="240" w:line="276" w:lineRule="auto"/>
              <w:ind w:left="-60" w:firstLine="0"/>
              <w:rPr>
                <w:color w:val="2e75b6"/>
              </w:rPr>
            </w:pPr>
            <w:r w:rsidDel="00000000" w:rsidR="00000000" w:rsidRPr="00000000">
              <w:rPr>
                <w:color w:val="2e75b6"/>
                <w:rtl w:val="0"/>
              </w:rPr>
              <w:t xml:space="preserve">VARCHAR(150)</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0A">
            <w:pPr>
              <w:spacing w:after="240" w:before="240" w:line="276" w:lineRule="auto"/>
              <w:ind w:left="-60" w:firstLine="0"/>
              <w:rPr>
                <w:color w:val="1a1a2e"/>
              </w:rPr>
            </w:pPr>
            <w:r w:rsidDel="00000000" w:rsidR="00000000" w:rsidRPr="00000000">
              <w:rPr>
                <w:color w:val="1a1a2e"/>
                <w:rtl w:val="0"/>
              </w:rPr>
              <w:t xml:space="preserve">UNIQUE, NOT NULL</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0B">
            <w:pPr>
              <w:spacing w:after="240" w:before="240" w:line="276" w:lineRule="auto"/>
              <w:ind w:left="-60" w:firstLine="0"/>
              <w:rPr>
                <w:color w:val="1a1a2e"/>
              </w:rPr>
            </w:pPr>
            <w:r w:rsidDel="00000000" w:rsidR="00000000" w:rsidRPr="00000000">
              <w:rPr>
                <w:color w:val="1a1a2e"/>
                <w:rtl w:val="0"/>
              </w:rPr>
              <w:t xml:space="preserve">Email xác thực, dùng để gửi thông báo</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0C">
            <w:pPr>
              <w:spacing w:after="240" w:before="240" w:line="276" w:lineRule="auto"/>
              <w:ind w:left="-60" w:firstLine="0"/>
              <w:rPr>
                <w:b w:val="1"/>
                <w:bCs w:val="1"/>
                <w:color w:val="1f4e79"/>
              </w:rPr>
            </w:pPr>
            <w:r w:rsidDel="00000000" w:rsidR="00000000" w:rsidRPr="00000000">
              <w:rPr>
                <w:b w:val="1"/>
                <w:bCs w:val="1"/>
                <w:color w:val="1f4e79"/>
                <w:rtl w:val="0"/>
              </w:rPr>
              <w:t xml:space="preserve">password_hash</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0D">
            <w:pPr>
              <w:spacing w:after="240" w:before="240" w:line="276" w:lineRule="auto"/>
              <w:ind w:left="-60" w:firstLine="0"/>
              <w:rPr>
                <w:color w:val="2e75b6"/>
              </w:rPr>
            </w:pPr>
            <w:r w:rsidDel="00000000" w:rsidR="00000000" w:rsidRPr="00000000">
              <w:rPr>
                <w:color w:val="2e75b6"/>
                <w:rtl w:val="0"/>
              </w:rPr>
              <w:t xml:space="preserve">VARCHAR(255)</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0E">
            <w:pPr>
              <w:spacing w:after="240" w:before="240" w:line="276" w:lineRule="auto"/>
              <w:ind w:left="-60" w:firstLine="0"/>
              <w:rPr>
                <w:color w:val="1a1a2e"/>
              </w:rPr>
            </w:pPr>
            <w:r w:rsidDel="00000000" w:rsidR="00000000" w:rsidRPr="00000000">
              <w:rPr>
                <w:color w:val="1a1a2e"/>
                <w:rtl w:val="0"/>
              </w:rPr>
              <w:t xml:space="preserve">NOT NULL</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0F">
            <w:pPr>
              <w:spacing w:after="240" w:before="240" w:line="276" w:lineRule="auto"/>
              <w:ind w:left="-60" w:firstLine="0"/>
              <w:rPr>
                <w:color w:val="1a1a2e"/>
              </w:rPr>
            </w:pPr>
            <w:r w:rsidDel="00000000" w:rsidR="00000000" w:rsidRPr="00000000">
              <w:rPr>
                <w:color w:val="1a1a2e"/>
                <w:rtl w:val="0"/>
              </w:rPr>
              <w:t xml:space="preserve">Mật khẩu mã hóa bcrypt (không lưu plain-text)</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10">
            <w:pPr>
              <w:spacing w:after="240" w:before="240" w:line="276" w:lineRule="auto"/>
              <w:ind w:left="-60" w:firstLine="0"/>
              <w:rPr>
                <w:b w:val="1"/>
                <w:bCs w:val="1"/>
                <w:color w:val="1f4e79"/>
              </w:rPr>
            </w:pPr>
            <w:r w:rsidDel="00000000" w:rsidR="00000000" w:rsidRPr="00000000">
              <w:rPr>
                <w:b w:val="1"/>
                <w:bCs w:val="1"/>
                <w:color w:val="1f4e79"/>
                <w:rtl w:val="0"/>
              </w:rPr>
              <w:t xml:space="preserve">full_name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11">
            <w:pPr>
              <w:spacing w:after="240" w:before="240" w:line="276" w:lineRule="auto"/>
              <w:ind w:left="-60" w:firstLine="0"/>
              <w:rPr>
                <w:color w:val="2e75b6"/>
              </w:rPr>
            </w:pPr>
            <w:r w:rsidDel="00000000" w:rsidR="00000000" w:rsidRPr="00000000">
              <w:rPr>
                <w:color w:val="2e75b6"/>
                <w:rtl w:val="0"/>
              </w:rPr>
              <w:t xml:space="preserve">VARCHAR(150)</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12">
            <w:pPr>
              <w:spacing w:after="240" w:before="240" w:line="276" w:lineRule="auto"/>
              <w:ind w:left="-60" w:firstLine="0"/>
              <w:rPr>
                <w:color w:val="1a1a2e"/>
              </w:rPr>
            </w:pPr>
            <w:r w:rsidDel="00000000" w:rsidR="00000000" w:rsidRPr="00000000">
              <w:rPr>
                <w:color w:val="1a1a2e"/>
                <w:rtl w:val="0"/>
              </w:rPr>
              <w:t xml:space="preserve">NOT NULL</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13">
            <w:pPr>
              <w:spacing w:after="240" w:before="240" w:line="276" w:lineRule="auto"/>
              <w:ind w:left="-60" w:firstLine="0"/>
              <w:rPr>
                <w:color w:val="1a1a2e"/>
              </w:rPr>
            </w:pPr>
            <w:r w:rsidDel="00000000" w:rsidR="00000000" w:rsidRPr="00000000">
              <w:rPr>
                <w:color w:val="1a1a2e"/>
                <w:rtl w:val="0"/>
              </w:rPr>
              <w:t xml:space="preserve">Họ tên đầy đủ hiển thị</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14">
            <w:pPr>
              <w:spacing w:after="240" w:before="240" w:line="276" w:lineRule="auto"/>
              <w:ind w:left="-60" w:firstLine="0"/>
              <w:rPr>
                <w:b w:val="1"/>
                <w:bCs w:val="1"/>
                <w:color w:val="1f4e79"/>
              </w:rPr>
            </w:pPr>
            <w:r w:rsidDel="00000000" w:rsidR="00000000" w:rsidRPr="00000000">
              <w:rPr>
                <w:b w:val="1"/>
                <w:bCs w:val="1"/>
                <w:color w:val="1f4e79"/>
                <w:rtl w:val="0"/>
              </w:rPr>
              <w:t xml:space="preserve">phone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15">
            <w:pPr>
              <w:spacing w:after="240" w:before="240" w:line="276" w:lineRule="auto"/>
              <w:ind w:left="-60" w:firstLine="0"/>
              <w:rPr>
                <w:color w:val="2e75b6"/>
              </w:rPr>
            </w:pPr>
            <w:r w:rsidDel="00000000" w:rsidR="00000000" w:rsidRPr="00000000">
              <w:rPr>
                <w:color w:val="2e75b6"/>
                <w:rtl w:val="0"/>
              </w:rPr>
              <w:t xml:space="preserve">VARCHAR(20)</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16">
            <w:pPr>
              <w:spacing w:after="240" w:before="240" w:line="276" w:lineRule="auto"/>
              <w:ind w:left="-60" w:firstLine="0"/>
              <w:rPr>
                <w:color w:val="1a1a2e"/>
              </w:rPr>
            </w:pPr>
            <w:r w:rsidDel="00000000" w:rsidR="00000000" w:rsidRPr="00000000">
              <w:rPr>
                <w:color w:val="1a1a2e"/>
                <w:rtl w:val="0"/>
              </w:rPr>
              <w:t xml:space="preserve">NULLABLE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17">
            <w:pPr>
              <w:spacing w:after="240" w:before="240" w:line="276" w:lineRule="auto"/>
              <w:ind w:left="-60" w:firstLine="0"/>
              <w:rPr>
                <w:color w:val="1a1a2e"/>
              </w:rPr>
            </w:pPr>
            <w:r w:rsidDel="00000000" w:rsidR="00000000" w:rsidRPr="00000000">
              <w:rPr>
                <w:color w:val="1a1a2e"/>
                <w:rtl w:val="0"/>
              </w:rPr>
              <w:t xml:space="preserve">Số điện thoại liên hệ</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18">
            <w:pPr>
              <w:spacing w:after="240" w:before="240" w:line="276" w:lineRule="auto"/>
              <w:ind w:left="-60" w:firstLine="0"/>
              <w:rPr>
                <w:b w:val="1"/>
                <w:bCs w:val="1"/>
                <w:color w:val="1f4e79"/>
              </w:rPr>
            </w:pPr>
            <w:r w:rsidDel="00000000" w:rsidR="00000000" w:rsidRPr="00000000">
              <w:rPr>
                <w:b w:val="1"/>
                <w:bCs w:val="1"/>
                <w:color w:val="1f4e79"/>
                <w:rtl w:val="0"/>
              </w:rPr>
              <w:t xml:space="preserve">avatar_url</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19">
            <w:pPr>
              <w:spacing w:after="240" w:before="240" w:line="276" w:lineRule="auto"/>
              <w:ind w:left="-60" w:firstLine="0"/>
              <w:rPr>
                <w:color w:val="2e75b6"/>
              </w:rPr>
            </w:pPr>
            <w:r w:rsidDel="00000000" w:rsidR="00000000" w:rsidRPr="00000000">
              <w:rPr>
                <w:color w:val="2e75b6"/>
                <w:rtl w:val="0"/>
              </w:rPr>
              <w:t xml:space="preserve">TEXT</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1A">
            <w:pPr>
              <w:spacing w:after="240" w:before="240" w:line="276" w:lineRule="auto"/>
              <w:ind w:left="-60" w:firstLine="0"/>
              <w:rPr>
                <w:color w:val="1a1a2e"/>
              </w:rPr>
            </w:pPr>
            <w:r w:rsidDel="00000000" w:rsidR="00000000" w:rsidRPr="00000000">
              <w:rPr>
                <w:color w:val="1a1a2e"/>
                <w:rtl w:val="0"/>
              </w:rPr>
              <w:t xml:space="preserve">NULLABLE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1B">
            <w:pPr>
              <w:spacing w:after="240" w:before="240" w:line="276" w:lineRule="auto"/>
              <w:ind w:left="-60" w:firstLine="0"/>
              <w:rPr>
                <w:color w:val="1a1a2e"/>
              </w:rPr>
            </w:pPr>
            <w:r w:rsidDel="00000000" w:rsidR="00000000" w:rsidRPr="00000000">
              <w:rPr>
                <w:color w:val="1a1a2e"/>
                <w:rtl w:val="0"/>
              </w:rPr>
              <w:t xml:space="preserve">Đường dẫn ảnh đại diện (S3/MinIO)</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1C">
            <w:pPr>
              <w:spacing w:after="240" w:before="240" w:line="276" w:lineRule="auto"/>
              <w:ind w:left="-60" w:firstLine="0"/>
              <w:rPr>
                <w:b w:val="1"/>
                <w:bCs w:val="1"/>
                <w:color w:val="1f4e79"/>
              </w:rPr>
            </w:pPr>
            <w:r w:rsidDel="00000000" w:rsidR="00000000" w:rsidRPr="00000000">
              <w:rPr>
                <w:b w:val="1"/>
                <w:bCs w:val="1"/>
                <w:color w:val="1f4e79"/>
                <w:rtl w:val="0"/>
              </w:rPr>
              <w:t xml:space="preserve">department_id</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1D">
            <w:pPr>
              <w:spacing w:after="240" w:before="240" w:line="276" w:lineRule="auto"/>
              <w:ind w:left="-60" w:firstLine="0"/>
              <w:rPr>
                <w:color w:val="2e75b6"/>
              </w:rPr>
            </w:pPr>
            <w:r w:rsidDel="00000000" w:rsidR="00000000" w:rsidRPr="00000000">
              <w:rPr>
                <w:color w:val="2e75b6"/>
                <w:rtl w:val="0"/>
              </w:rPr>
              <w:t xml:space="preserve">UUID</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1E">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departments</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1F">
            <w:pPr>
              <w:spacing w:after="240" w:before="240" w:line="276" w:lineRule="auto"/>
              <w:ind w:left="-60" w:firstLine="0"/>
              <w:rPr>
                <w:color w:val="1a1a2e"/>
              </w:rPr>
            </w:pPr>
            <w:r w:rsidDel="00000000" w:rsidR="00000000" w:rsidRPr="00000000">
              <w:rPr>
                <w:color w:val="1a1a2e"/>
                <w:rtl w:val="0"/>
              </w:rPr>
              <w:t xml:space="preserve">Phòng ban trực thuộc</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20">
            <w:pPr>
              <w:spacing w:after="240" w:before="240" w:line="276" w:lineRule="auto"/>
              <w:ind w:left="-60" w:firstLine="0"/>
              <w:rPr>
                <w:b w:val="1"/>
                <w:bCs w:val="1"/>
                <w:color w:val="1f4e79"/>
              </w:rPr>
            </w:pPr>
            <w:r w:rsidDel="00000000" w:rsidR="00000000" w:rsidRPr="00000000">
              <w:rPr>
                <w:b w:val="1"/>
                <w:bCs w:val="1"/>
                <w:color w:val="1f4e79"/>
                <w:rtl w:val="0"/>
              </w:rPr>
              <w:t xml:space="preserve">role_id</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21">
            <w:pPr>
              <w:spacing w:after="240" w:before="240" w:line="276" w:lineRule="auto"/>
              <w:ind w:left="-60" w:firstLine="0"/>
              <w:rPr>
                <w:color w:val="2e75b6"/>
              </w:rPr>
            </w:pPr>
            <w:r w:rsidDel="00000000" w:rsidR="00000000" w:rsidRPr="00000000">
              <w:rPr>
                <w:color w:val="2e75b6"/>
                <w:rtl w:val="0"/>
              </w:rPr>
              <w:t xml:space="preserve">UUID</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22">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roles</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23">
            <w:pPr>
              <w:spacing w:after="240" w:before="240" w:line="276" w:lineRule="auto"/>
              <w:ind w:left="-60" w:firstLine="0"/>
              <w:rPr>
                <w:color w:val="1a1a2e"/>
              </w:rPr>
            </w:pPr>
            <w:r w:rsidDel="00000000" w:rsidR="00000000" w:rsidRPr="00000000">
              <w:rPr>
                <w:color w:val="1a1a2e"/>
                <w:rtl w:val="0"/>
              </w:rPr>
              <w:t xml:space="preserve">Vai trò / quyền hạn trong hệ thống</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24">
            <w:pPr>
              <w:spacing w:after="240" w:before="240" w:line="276" w:lineRule="auto"/>
              <w:ind w:left="-60" w:firstLine="0"/>
              <w:rPr>
                <w:b w:val="1"/>
                <w:bCs w:val="1"/>
                <w:color w:val="1f4e79"/>
              </w:rPr>
            </w:pPr>
            <w:r w:rsidDel="00000000" w:rsidR="00000000" w:rsidRPr="00000000">
              <w:rPr>
                <w:b w:val="1"/>
                <w:bCs w:val="1"/>
                <w:color w:val="1f4e79"/>
                <w:rtl w:val="0"/>
              </w:rPr>
              <w:t xml:space="preserve">manager_id</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25">
            <w:pPr>
              <w:spacing w:after="240" w:before="240" w:line="276" w:lineRule="auto"/>
              <w:ind w:left="-60" w:firstLine="0"/>
              <w:rPr>
                <w:color w:val="2e75b6"/>
              </w:rPr>
            </w:pPr>
            <w:r w:rsidDel="00000000" w:rsidR="00000000" w:rsidRPr="00000000">
              <w:rPr>
                <w:color w:val="2e75b6"/>
                <w:rtl w:val="0"/>
              </w:rPr>
              <w:t xml:space="preserve">UUID</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26">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users, NULL</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27">
            <w:pPr>
              <w:spacing w:after="240" w:before="240" w:line="276" w:lineRule="auto"/>
              <w:ind w:left="-60" w:firstLine="0"/>
              <w:rPr>
                <w:color w:val="1a1a2e"/>
              </w:rPr>
            </w:pPr>
            <w:r w:rsidDel="00000000" w:rsidR="00000000" w:rsidRPr="00000000">
              <w:rPr>
                <w:color w:val="1a1a2e"/>
                <w:rtl w:val="0"/>
              </w:rPr>
              <w:t xml:space="preserve">Quản lý trực tiếp (self-reference)</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28">
            <w:pPr>
              <w:spacing w:after="240" w:before="240" w:line="276" w:lineRule="auto"/>
              <w:ind w:left="-60" w:firstLine="0"/>
              <w:rPr>
                <w:b w:val="1"/>
                <w:bCs w:val="1"/>
                <w:color w:val="1f4e79"/>
              </w:rPr>
            </w:pPr>
            <w:r w:rsidDel="00000000" w:rsidR="00000000" w:rsidRPr="00000000">
              <w:rPr>
                <w:b w:val="1"/>
                <w:bCs w:val="1"/>
                <w:color w:val="1f4e79"/>
                <w:rtl w:val="0"/>
              </w:rPr>
              <w:t xml:space="preserve">status</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29">
            <w:pPr>
              <w:spacing w:after="240" w:before="240" w:line="276" w:lineRule="auto"/>
              <w:ind w:left="-60" w:firstLine="0"/>
              <w:rPr>
                <w:color w:val="2e75b6"/>
              </w:rPr>
            </w:pPr>
            <w:r w:rsidDel="00000000" w:rsidR="00000000" w:rsidRPr="00000000">
              <w:rPr>
                <w:color w:val="2e75b6"/>
                <w:rtl w:val="0"/>
              </w:rPr>
              <w:t xml:space="preserve">ENUM</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2A">
            <w:pPr>
              <w:spacing w:after="240" w:before="240" w:line="276" w:lineRule="auto"/>
              <w:ind w:left="-60" w:firstLine="0"/>
              <w:rPr>
                <w:color w:val="1a1a2e"/>
              </w:rPr>
            </w:pPr>
            <w:r w:rsidDel="00000000" w:rsidR="00000000" w:rsidRPr="00000000">
              <w:rPr>
                <w:color w:val="1a1a2e"/>
                <w:rtl w:val="0"/>
              </w:rPr>
              <w:t xml:space="preserve">NOT NULL</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2B">
            <w:pPr>
              <w:spacing w:after="240" w:before="240" w:line="276" w:lineRule="auto"/>
              <w:ind w:left="-60" w:firstLine="0"/>
              <w:rPr>
                <w:color w:val="1a1a2e"/>
              </w:rPr>
            </w:pPr>
            <w:r w:rsidDel="00000000" w:rsidR="00000000" w:rsidRPr="00000000">
              <w:rPr>
                <w:color w:val="1a1a2e"/>
                <w:rtl w:val="0"/>
              </w:rPr>
              <w:t xml:space="preserve">Trạng thái: active / inactive / suspended</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2C">
            <w:pPr>
              <w:spacing w:after="240" w:before="240" w:line="276" w:lineRule="auto"/>
              <w:ind w:left="-60" w:firstLine="0"/>
              <w:rPr>
                <w:b w:val="1"/>
                <w:bCs w:val="1"/>
                <w:color w:val="1f4e79"/>
              </w:rPr>
            </w:pPr>
            <w:r w:rsidDel="00000000" w:rsidR="00000000" w:rsidRPr="00000000">
              <w:rPr>
                <w:b w:val="1"/>
                <w:bCs w:val="1"/>
                <w:color w:val="1f4e79"/>
                <w:rtl w:val="0"/>
              </w:rPr>
              <w:t xml:space="preserve">last_login_at</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2D">
            <w:pPr>
              <w:spacing w:after="240" w:before="240" w:line="276" w:lineRule="auto"/>
              <w:ind w:left="-60" w:firstLine="0"/>
              <w:rPr>
                <w:color w:val="2e75b6"/>
              </w:rPr>
            </w:pPr>
            <w:r w:rsidDel="00000000" w:rsidR="00000000" w:rsidRPr="00000000">
              <w:rPr>
                <w:color w:val="2e75b6"/>
                <w:rtl w:val="0"/>
              </w:rPr>
              <w:t xml:space="preserve">TIMESTAMP</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2E">
            <w:pPr>
              <w:spacing w:after="240" w:before="240" w:line="276" w:lineRule="auto"/>
              <w:ind w:left="-60" w:firstLine="0"/>
              <w:rPr>
                <w:color w:val="1a1a2e"/>
              </w:rPr>
            </w:pPr>
            <w:r w:rsidDel="00000000" w:rsidR="00000000" w:rsidRPr="00000000">
              <w:rPr>
                <w:color w:val="1a1a2e"/>
                <w:rtl w:val="0"/>
              </w:rPr>
              <w:t xml:space="preserve">NULLABLE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2F">
            <w:pPr>
              <w:spacing w:after="240" w:before="240" w:line="276" w:lineRule="auto"/>
              <w:ind w:left="-60" w:firstLine="0"/>
              <w:rPr>
                <w:color w:val="1a1a2e"/>
              </w:rPr>
            </w:pPr>
            <w:r w:rsidDel="00000000" w:rsidR="00000000" w:rsidRPr="00000000">
              <w:rPr>
                <w:color w:val="1a1a2e"/>
                <w:rtl w:val="0"/>
              </w:rPr>
              <w:t xml:space="preserve">Thời điểm đăng nhập gần nhất</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30">
            <w:pPr>
              <w:spacing w:after="240" w:before="240" w:line="276" w:lineRule="auto"/>
              <w:ind w:left="-60" w:firstLine="0"/>
              <w:rPr>
                <w:b w:val="1"/>
                <w:bCs w:val="1"/>
                <w:color w:val="1f4e79"/>
              </w:rPr>
            </w:pPr>
            <w:r w:rsidDel="00000000" w:rsidR="00000000" w:rsidRPr="00000000">
              <w:rPr>
                <w:b w:val="1"/>
                <w:bCs w:val="1"/>
                <w:color w:val="1f4e79"/>
                <w:rtl w:val="0"/>
              </w:rPr>
              <w:t xml:space="preserve">created_at</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31">
            <w:pPr>
              <w:spacing w:after="240" w:before="240" w:line="276" w:lineRule="auto"/>
              <w:ind w:left="-60" w:firstLine="0"/>
              <w:rPr>
                <w:color w:val="2e75b6"/>
              </w:rPr>
            </w:pPr>
            <w:r w:rsidDel="00000000" w:rsidR="00000000" w:rsidRPr="00000000">
              <w:rPr>
                <w:color w:val="2e75b6"/>
                <w:rtl w:val="0"/>
              </w:rPr>
              <w:t xml:space="preserve">TIMESTAMP</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32">
            <w:pPr>
              <w:spacing w:after="240" w:before="240" w:line="276" w:lineRule="auto"/>
              <w:ind w:left="-60" w:firstLine="0"/>
              <w:rPr>
                <w:color w:val="1a1a2e"/>
              </w:rPr>
            </w:pPr>
            <w:r w:rsidDel="00000000" w:rsidR="00000000" w:rsidRPr="00000000">
              <w:rPr>
                <w:color w:val="1a1a2e"/>
                <w:rtl w:val="0"/>
              </w:rPr>
              <w:t xml:space="preserve">DEFAULT NOW()</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33">
            <w:pPr>
              <w:spacing w:after="240" w:before="240" w:line="276" w:lineRule="auto"/>
              <w:ind w:left="-60" w:firstLine="0"/>
              <w:rPr>
                <w:color w:val="1a1a2e"/>
              </w:rPr>
            </w:pPr>
            <w:r w:rsidDel="00000000" w:rsidR="00000000" w:rsidRPr="00000000">
              <w:rPr>
                <w:color w:val="1a1a2e"/>
                <w:rtl w:val="0"/>
              </w:rPr>
              <w:t xml:space="preserve">Thời điểm tạo tài khoản</w:t>
            </w:r>
          </w:p>
        </w:tc>
      </w:tr>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34">
            <w:pPr>
              <w:spacing w:after="240" w:before="240" w:line="276" w:lineRule="auto"/>
              <w:ind w:left="-60" w:firstLine="0"/>
              <w:rPr>
                <w:b w:val="1"/>
                <w:bCs w:val="1"/>
                <w:color w:val="1f4e79"/>
              </w:rPr>
            </w:pPr>
            <w:r w:rsidDel="00000000" w:rsidR="00000000" w:rsidRPr="00000000">
              <w:rPr>
                <w:b w:val="1"/>
                <w:bCs w:val="1"/>
                <w:color w:val="1f4e79"/>
                <w:rtl w:val="0"/>
              </w:rPr>
              <w:t xml:space="preserve">updated_at</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35">
            <w:pPr>
              <w:spacing w:after="240" w:before="240" w:line="276" w:lineRule="auto"/>
              <w:ind w:left="-60" w:firstLine="0"/>
              <w:rPr>
                <w:color w:val="2e75b6"/>
              </w:rPr>
            </w:pPr>
            <w:r w:rsidDel="00000000" w:rsidR="00000000" w:rsidRPr="00000000">
              <w:rPr>
                <w:color w:val="2e75b6"/>
                <w:rtl w:val="0"/>
              </w:rPr>
              <w:t xml:space="preserve">TIMESTAMP</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36">
            <w:pPr>
              <w:spacing w:after="240" w:before="240" w:line="276" w:lineRule="auto"/>
              <w:ind w:left="-60" w:firstLine="0"/>
              <w:rPr>
                <w:color w:val="1a1a2e"/>
              </w:rPr>
            </w:pPr>
            <w:r w:rsidDel="00000000" w:rsidR="00000000" w:rsidRPr="00000000">
              <w:rPr>
                <w:color w:val="1a1a2e"/>
                <w:rtl w:val="0"/>
              </w:rPr>
              <w:t xml:space="preserve">DEFAULT NOW()</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37">
            <w:pPr>
              <w:spacing w:after="240" w:before="240" w:line="276" w:lineRule="auto"/>
              <w:ind w:left="-60" w:firstLine="0"/>
              <w:rPr>
                <w:color w:val="1a1a2e"/>
              </w:rPr>
            </w:pPr>
            <w:r w:rsidDel="00000000" w:rsidR="00000000" w:rsidRPr="00000000">
              <w:rPr>
                <w:color w:val="1a1a2e"/>
                <w:rtl w:val="0"/>
              </w:rPr>
              <w:t xml:space="preserve">Thời điểm cập nhật gần nhất</w:t>
            </w:r>
          </w:p>
        </w:tc>
      </w:tr>
    </w:tbl>
    <w:p w:rsidR="00000000" w:rsidDel="00000000" w:rsidP="00000000" w:rsidRDefault="00000000" w:rsidRPr="00000000" w14:paraId="00000538">
      <w:pPr>
        <w:spacing w:after="80" w:before="80" w:line="276" w:lineRule="auto"/>
        <w:ind w:firstLine="0"/>
        <w:rPr>
          <w:color w:val="1a1a2e"/>
          <w:sz w:val="22"/>
          <w:szCs w:val="22"/>
        </w:rPr>
      </w:pPr>
      <w:r w:rsidDel="00000000" w:rsidR="00000000" w:rsidRPr="00000000">
        <w:rPr>
          <w:color w:val="1a1a2e"/>
          <w:sz w:val="22"/>
          <w:szCs w:val="22"/>
          <w:rtl w:val="0"/>
        </w:rPr>
        <w:t xml:space="preserve"> </w:t>
      </w:r>
    </w:p>
    <w:p w:rsidR="00000000" w:rsidDel="00000000" w:rsidP="00000000" w:rsidRDefault="00000000" w:rsidRPr="00000000" w14:paraId="00000539">
      <w:pPr>
        <w:spacing w:after="80" w:before="80" w:line="276" w:lineRule="auto"/>
        <w:ind w:firstLine="0"/>
        <w:rPr>
          <w:color w:val="1a1a2e"/>
          <w:sz w:val="22"/>
          <w:szCs w:val="22"/>
        </w:rPr>
      </w:pPr>
      <w:r w:rsidDel="00000000" w:rsidR="00000000" w:rsidRPr="00000000">
        <w:rPr>
          <w:rtl w:val="0"/>
        </w:rPr>
      </w:r>
    </w:p>
    <w:p w:rsidR="00000000" w:rsidDel="00000000" w:rsidP="00000000" w:rsidRDefault="00000000" w:rsidRPr="00000000" w14:paraId="0000053A">
      <w:pPr>
        <w:spacing w:after="80" w:before="80" w:line="276" w:lineRule="auto"/>
        <w:ind w:firstLine="0"/>
        <w:rPr>
          <w:b w:val="1"/>
          <w:bCs w:val="1"/>
          <w:color w:val="1f4e79"/>
          <w:sz w:val="26"/>
          <w:szCs w:val="26"/>
        </w:rPr>
      </w:pPr>
      <w:r w:rsidDel="00000000" w:rsidR="00000000" w:rsidRPr="00000000">
        <w:rPr>
          <w:b w:val="1"/>
          <w:bCs w:val="1"/>
          <w:color w:val="1f4e79"/>
          <w:sz w:val="26"/>
          <w:szCs w:val="26"/>
          <w:rtl w:val="0"/>
        </w:rPr>
        <w:t xml:space="preserve">Bảng: tasks – Quản lý Công việc</w:t>
      </w:r>
    </w:p>
    <w:tbl>
      <w:tblPr>
        <w:tblStyle w:val="Table26"/>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995"/>
        <w:gridCol w:w="2241.666666666667"/>
        <w:gridCol w:w="3398.333333333333"/>
        <w:tblGridChange w:id="0">
          <w:tblGrid>
            <w:gridCol w:w="2055"/>
            <w:gridCol w:w="1995"/>
            <w:gridCol w:w="2241.666666666667"/>
            <w:gridCol w:w="3398.333333333333"/>
          </w:tblGrid>
        </w:tblGridChange>
      </w:tblGrid>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53B">
            <w:pPr>
              <w:spacing w:after="240" w:before="240" w:line="276" w:lineRule="auto"/>
              <w:ind w:left="-60" w:firstLine="0"/>
              <w:jc w:val="center"/>
              <w:rPr>
                <w:b w:val="1"/>
                <w:bCs w:val="1"/>
                <w:color w:val="ffffff"/>
              </w:rPr>
            </w:pPr>
            <w:r w:rsidDel="00000000" w:rsidR="00000000" w:rsidRPr="00000000">
              <w:rPr>
                <w:b w:val="1"/>
                <w:bCs w:val="1"/>
                <w:color w:val="ffffff"/>
                <w:rtl w:val="0"/>
              </w:rPr>
              <w:t xml:space="preserve">Tên cột</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53C">
            <w:pPr>
              <w:spacing w:after="240" w:before="240" w:line="276" w:lineRule="auto"/>
              <w:ind w:left="-60" w:firstLine="0"/>
              <w:jc w:val="center"/>
              <w:rPr>
                <w:b w:val="1"/>
                <w:bCs w:val="1"/>
                <w:color w:val="ffffff"/>
              </w:rPr>
            </w:pPr>
            <w:r w:rsidDel="00000000" w:rsidR="00000000" w:rsidRPr="00000000">
              <w:rPr>
                <w:b w:val="1"/>
                <w:bCs w:val="1"/>
                <w:color w:val="ffffff"/>
                <w:rtl w:val="0"/>
              </w:rPr>
              <w:t xml:space="preserve">Kiểu dữ liệu</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53D">
            <w:pPr>
              <w:spacing w:after="240" w:before="240" w:line="276" w:lineRule="auto"/>
              <w:ind w:left="-60" w:firstLine="0"/>
              <w:jc w:val="center"/>
              <w:rPr>
                <w:b w:val="1"/>
                <w:bCs w:val="1"/>
                <w:color w:val="ffffff"/>
              </w:rPr>
            </w:pPr>
            <w:r w:rsidDel="00000000" w:rsidR="00000000" w:rsidRPr="00000000">
              <w:rPr>
                <w:b w:val="1"/>
                <w:bCs w:val="1"/>
                <w:color w:val="ffffff"/>
                <w:rtl w:val="0"/>
              </w:rPr>
              <w:t xml:space="preserve">Ràng buộc</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53E">
            <w:pPr>
              <w:spacing w:after="240" w:before="240" w:line="276" w:lineRule="auto"/>
              <w:ind w:left="-60" w:firstLine="0"/>
              <w:jc w:val="center"/>
              <w:rPr>
                <w:b w:val="1"/>
                <w:bCs w:val="1"/>
                <w:color w:val="ffffff"/>
              </w:rPr>
            </w:pPr>
            <w:r w:rsidDel="00000000" w:rsidR="00000000" w:rsidRPr="00000000">
              <w:rPr>
                <w:b w:val="1"/>
                <w:bCs w:val="1"/>
                <w:color w:val="ffffff"/>
                <w:rtl w:val="0"/>
              </w:rPr>
              <w:t xml:space="preserve">Mô tả</w:t>
            </w:r>
          </w:p>
        </w:tc>
      </w:tr>
      <w:tr>
        <w:trPr>
          <w:cantSplit w:val="0"/>
          <w:trHeight w:val="1197.3730468749636"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3F">
            <w:pPr>
              <w:spacing w:after="240" w:before="240" w:line="276" w:lineRule="auto"/>
              <w:ind w:left="-60" w:firstLine="0"/>
              <w:rPr>
                <w:b w:val="1"/>
                <w:bCs w:val="1"/>
                <w:color w:val="1f4e79"/>
              </w:rPr>
            </w:pPr>
            <w:r w:rsidDel="00000000" w:rsidR="00000000" w:rsidRPr="00000000">
              <w:rPr>
                <w:b w:val="1"/>
                <w:bCs w:val="1"/>
                <w:color w:val="1f4e79"/>
                <w:rtl w:val="0"/>
              </w:rPr>
              <w:t xml:space="preserve">id</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40">
            <w:pPr>
              <w:spacing w:after="240" w:before="240" w:line="276" w:lineRule="auto"/>
              <w:ind w:left="-60" w:firstLine="0"/>
              <w:rPr>
                <w:color w:val="2e75b6"/>
              </w:rPr>
            </w:pPr>
            <w:r w:rsidDel="00000000" w:rsidR="00000000" w:rsidRPr="00000000">
              <w:rPr>
                <w:color w:val="2e75b6"/>
                <w:rtl w:val="0"/>
              </w:rPr>
              <w:t xml:space="preserve">UUID</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41">
            <w:pPr>
              <w:spacing w:after="240" w:before="240" w:line="276" w:lineRule="auto"/>
              <w:ind w:left="-60" w:firstLine="0"/>
              <w:rPr>
                <w:color w:val="1a1a2e"/>
              </w:rPr>
            </w:pPr>
            <w:r w:rsidDel="00000000" w:rsidR="00000000" w:rsidRPr="00000000">
              <w:rPr>
                <w:color w:val="1a1a2e"/>
                <w:rtl w:val="0"/>
              </w:rPr>
              <w:t xml:space="preserve">PK, NOT NULL</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42">
            <w:pPr>
              <w:spacing w:after="240" w:before="240" w:line="276" w:lineRule="auto"/>
              <w:ind w:left="-60" w:firstLine="0"/>
              <w:rPr>
                <w:color w:val="1a1a2e"/>
              </w:rPr>
            </w:pPr>
            <w:r w:rsidDel="00000000" w:rsidR="00000000" w:rsidRPr="00000000">
              <w:rPr>
                <w:color w:val="1a1a2e"/>
                <w:rtl w:val="0"/>
              </w:rPr>
              <w:t xml:space="preserve">Khóa chính tự động sinh</w:t>
            </w:r>
          </w:p>
        </w:tc>
      </w:tr>
      <w:tr>
        <w:trPr>
          <w:cantSplit w:val="0"/>
          <w:trHeight w:val="1230.706380208303"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43">
            <w:pPr>
              <w:spacing w:after="240" w:before="240" w:line="276" w:lineRule="auto"/>
              <w:ind w:left="-60" w:firstLine="0"/>
              <w:rPr>
                <w:b w:val="1"/>
                <w:bCs w:val="1"/>
                <w:color w:val="1f4e79"/>
              </w:rPr>
            </w:pPr>
            <w:r w:rsidDel="00000000" w:rsidR="00000000" w:rsidRPr="00000000">
              <w:rPr>
                <w:b w:val="1"/>
                <w:bCs w:val="1"/>
                <w:color w:val="1f4e79"/>
                <w:rtl w:val="0"/>
              </w:rPr>
              <w:t xml:space="preserve">title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44">
            <w:pPr>
              <w:spacing w:after="240" w:before="240" w:line="276" w:lineRule="auto"/>
              <w:ind w:left="-60" w:firstLine="0"/>
              <w:rPr>
                <w:color w:val="2e75b6"/>
              </w:rPr>
            </w:pPr>
            <w:r w:rsidDel="00000000" w:rsidR="00000000" w:rsidRPr="00000000">
              <w:rPr>
                <w:color w:val="2e75b6"/>
                <w:rtl w:val="0"/>
              </w:rPr>
              <w:t xml:space="preserve">VARCHAR(255)</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45">
            <w:pPr>
              <w:spacing w:after="240" w:before="240" w:line="276" w:lineRule="auto"/>
              <w:ind w:left="-60" w:firstLine="0"/>
              <w:rPr>
                <w:color w:val="1a1a2e"/>
              </w:rPr>
            </w:pPr>
            <w:r w:rsidDel="00000000" w:rsidR="00000000" w:rsidRPr="00000000">
              <w:rPr>
                <w:color w:val="1a1a2e"/>
                <w:rtl w:val="0"/>
              </w:rPr>
              <w:t xml:space="preserve">NOT NULL</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46">
            <w:pPr>
              <w:spacing w:after="240" w:before="240" w:line="276" w:lineRule="auto"/>
              <w:ind w:left="-60" w:firstLine="0"/>
              <w:rPr>
                <w:color w:val="1a1a2e"/>
              </w:rPr>
            </w:pPr>
            <w:r w:rsidDel="00000000" w:rsidR="00000000" w:rsidRPr="00000000">
              <w:rPr>
                <w:color w:val="1a1a2e"/>
                <w:rtl w:val="0"/>
              </w:rPr>
              <w:t xml:space="preserve">Tiêu đề công việc</w:t>
            </w:r>
          </w:p>
        </w:tc>
      </w:tr>
      <w:tr>
        <w:trPr>
          <w:cantSplit w:val="0"/>
          <w:trHeight w:val="1147.3730468749818"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47">
            <w:pPr>
              <w:spacing w:after="240" w:before="240" w:line="276" w:lineRule="auto"/>
              <w:ind w:left="-60" w:firstLine="0"/>
              <w:rPr>
                <w:b w:val="1"/>
                <w:bCs w:val="1"/>
                <w:color w:val="1f4e79"/>
              </w:rPr>
            </w:pPr>
            <w:r w:rsidDel="00000000" w:rsidR="00000000" w:rsidRPr="00000000">
              <w:rPr>
                <w:b w:val="1"/>
                <w:bCs w:val="1"/>
                <w:color w:val="1f4e79"/>
                <w:rtl w:val="0"/>
              </w:rPr>
              <w:t xml:space="preserve">description</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48">
            <w:pPr>
              <w:spacing w:after="240" w:before="240" w:line="276" w:lineRule="auto"/>
              <w:ind w:left="-60" w:firstLine="0"/>
              <w:rPr>
                <w:color w:val="2e75b6"/>
              </w:rPr>
            </w:pPr>
            <w:r w:rsidDel="00000000" w:rsidR="00000000" w:rsidRPr="00000000">
              <w:rPr>
                <w:color w:val="2e75b6"/>
                <w:rtl w:val="0"/>
              </w:rPr>
              <w:t xml:space="preserve">TEXT</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49">
            <w:pPr>
              <w:spacing w:after="240" w:before="240" w:line="276" w:lineRule="auto"/>
              <w:ind w:left="-60" w:firstLine="0"/>
              <w:rPr>
                <w:color w:val="1a1a2e"/>
              </w:rPr>
            </w:pPr>
            <w:r w:rsidDel="00000000" w:rsidR="00000000" w:rsidRPr="00000000">
              <w:rPr>
                <w:color w:val="1a1a2e"/>
                <w:rtl w:val="0"/>
              </w:rPr>
              <w:t xml:space="preserve">NULLABLE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4A">
            <w:pPr>
              <w:spacing w:after="240" w:before="240" w:line="276" w:lineRule="auto"/>
              <w:ind w:left="-60" w:firstLine="0"/>
              <w:rPr>
                <w:color w:val="1a1a2e"/>
              </w:rPr>
            </w:pPr>
            <w:r w:rsidDel="00000000" w:rsidR="00000000" w:rsidRPr="00000000">
              <w:rPr>
                <w:color w:val="1a1a2e"/>
                <w:rtl w:val="0"/>
              </w:rPr>
              <w:t xml:space="preserve">Mô tả chi tiết, hỗ trợ Markdown</w:t>
            </w:r>
          </w:p>
        </w:tc>
      </w:tr>
      <w:tr>
        <w:trPr>
          <w:cantSplit w:val="0"/>
          <w:trHeight w:val="1464.7460937499818"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4B">
            <w:pPr>
              <w:spacing w:after="240" w:before="240" w:line="276" w:lineRule="auto"/>
              <w:ind w:left="-60" w:firstLine="0"/>
              <w:rPr>
                <w:b w:val="1"/>
                <w:bCs w:val="1"/>
                <w:color w:val="1f4e79"/>
              </w:rPr>
            </w:pPr>
            <w:r w:rsidDel="00000000" w:rsidR="00000000" w:rsidRPr="00000000">
              <w:rPr>
                <w:b w:val="1"/>
                <w:bCs w:val="1"/>
                <w:color w:val="1f4e79"/>
                <w:rtl w:val="0"/>
              </w:rPr>
              <w:t xml:space="preserve">project_id</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4C">
            <w:pPr>
              <w:spacing w:after="240" w:before="240" w:line="276" w:lineRule="auto"/>
              <w:ind w:left="-60" w:firstLine="0"/>
              <w:rPr>
                <w:color w:val="2e75b6"/>
              </w:rPr>
            </w:pPr>
            <w:r w:rsidDel="00000000" w:rsidR="00000000" w:rsidRPr="00000000">
              <w:rPr>
                <w:color w:val="2e75b6"/>
                <w:rtl w:val="0"/>
              </w:rPr>
              <w:t xml:space="preserve">UUID</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4D">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projects, NULL</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4E">
            <w:pPr>
              <w:spacing w:after="240" w:before="240" w:line="276" w:lineRule="auto"/>
              <w:ind w:left="-60" w:firstLine="0"/>
              <w:rPr>
                <w:color w:val="1a1a2e"/>
              </w:rPr>
            </w:pPr>
            <w:r w:rsidDel="00000000" w:rsidR="00000000" w:rsidRPr="00000000">
              <w:rPr>
                <w:color w:val="1a1a2e"/>
                <w:rtl w:val="0"/>
              </w:rPr>
              <w:t xml:space="preserve">Dự án chứa công việc này (nếu có)</w:t>
            </w:r>
          </w:p>
        </w:tc>
      </w:tr>
      <w:tr>
        <w:trPr>
          <w:cantSplit w:val="0"/>
          <w:trHeight w:val="1214.0397135416606"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4F">
            <w:pPr>
              <w:spacing w:after="240" w:before="240" w:line="276" w:lineRule="auto"/>
              <w:ind w:left="-60" w:firstLine="0"/>
              <w:rPr>
                <w:b w:val="1"/>
                <w:bCs w:val="1"/>
                <w:color w:val="1f4e79"/>
              </w:rPr>
            </w:pPr>
            <w:r w:rsidDel="00000000" w:rsidR="00000000" w:rsidRPr="00000000">
              <w:rPr>
                <w:b w:val="1"/>
                <w:bCs w:val="1"/>
                <w:color w:val="1f4e79"/>
                <w:rtl w:val="0"/>
              </w:rPr>
              <w:t xml:space="preserve">creator_id</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50">
            <w:pPr>
              <w:spacing w:after="240" w:before="240" w:line="276" w:lineRule="auto"/>
              <w:ind w:left="-60" w:firstLine="0"/>
              <w:rPr>
                <w:color w:val="2e75b6"/>
              </w:rPr>
            </w:pPr>
            <w:r w:rsidDel="00000000" w:rsidR="00000000" w:rsidRPr="00000000">
              <w:rPr>
                <w:color w:val="2e75b6"/>
                <w:rtl w:val="0"/>
              </w:rPr>
              <w:t xml:space="preserve">UUID</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51">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users</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52">
            <w:pPr>
              <w:spacing w:after="240" w:before="240" w:line="276" w:lineRule="auto"/>
              <w:ind w:left="-60" w:firstLine="0"/>
              <w:rPr>
                <w:color w:val="1a1a2e"/>
              </w:rPr>
            </w:pPr>
            <w:r w:rsidDel="00000000" w:rsidR="00000000" w:rsidRPr="00000000">
              <w:rPr>
                <w:color w:val="1a1a2e"/>
                <w:rtl w:val="0"/>
              </w:rPr>
              <w:t xml:space="preserve">Người tạo công việc</w:t>
            </w:r>
          </w:p>
        </w:tc>
      </w:tr>
      <w:tr>
        <w:trPr>
          <w:cantSplit w:val="0"/>
          <w:trHeight w:val="1514.7460937500182"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53">
            <w:pPr>
              <w:spacing w:after="240" w:before="240" w:line="276" w:lineRule="auto"/>
              <w:ind w:left="-60" w:firstLine="0"/>
              <w:rPr>
                <w:b w:val="1"/>
                <w:bCs w:val="1"/>
                <w:color w:val="1f4e79"/>
              </w:rPr>
            </w:pPr>
            <w:r w:rsidDel="00000000" w:rsidR="00000000" w:rsidRPr="00000000">
              <w:rPr>
                <w:b w:val="1"/>
                <w:bCs w:val="1"/>
                <w:color w:val="1f4e79"/>
                <w:rtl w:val="0"/>
              </w:rPr>
              <w:t xml:space="preserve">priority</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54">
            <w:pPr>
              <w:spacing w:after="240" w:before="240" w:line="276" w:lineRule="auto"/>
              <w:ind w:left="-60" w:firstLine="0"/>
              <w:rPr>
                <w:color w:val="2e75b6"/>
              </w:rPr>
            </w:pPr>
            <w:r w:rsidDel="00000000" w:rsidR="00000000" w:rsidRPr="00000000">
              <w:rPr>
                <w:color w:val="2e75b6"/>
                <w:rtl w:val="0"/>
              </w:rPr>
              <w:t xml:space="preserve">ENUM</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55">
            <w:pPr>
              <w:spacing w:after="240" w:before="240" w:line="276" w:lineRule="auto"/>
              <w:ind w:left="-60" w:firstLine="0"/>
              <w:rPr>
                <w:color w:val="1a1a2e"/>
              </w:rPr>
            </w:pPr>
            <w:r w:rsidDel="00000000" w:rsidR="00000000" w:rsidRPr="00000000">
              <w:rPr>
                <w:color w:val="1a1a2e"/>
                <w:rtl w:val="0"/>
              </w:rPr>
              <w:t xml:space="preserve">NOT NULL</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56">
            <w:pPr>
              <w:spacing w:after="240" w:before="240" w:line="276" w:lineRule="auto"/>
              <w:ind w:left="-60" w:firstLine="0"/>
              <w:rPr>
                <w:color w:val="1a1a2e"/>
              </w:rPr>
            </w:pPr>
            <w:r w:rsidDel="00000000" w:rsidR="00000000" w:rsidRPr="00000000">
              <w:rPr>
                <w:color w:val="1a1a2e"/>
                <w:rtl w:val="0"/>
              </w:rPr>
              <w:t xml:space="preserve">Độ ưu tiên: low / medium / high / critical</w:t>
            </w:r>
          </w:p>
        </w:tc>
      </w:tr>
      <w:tr>
        <w:trPr>
          <w:cantSplit w:val="0"/>
          <w:trHeight w:val="1631.4127604166788"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57">
            <w:pPr>
              <w:spacing w:after="240" w:before="240" w:line="276" w:lineRule="auto"/>
              <w:ind w:left="-60" w:firstLine="0"/>
              <w:rPr>
                <w:b w:val="1"/>
                <w:bCs w:val="1"/>
                <w:color w:val="1f4e79"/>
              </w:rPr>
            </w:pPr>
            <w:r w:rsidDel="00000000" w:rsidR="00000000" w:rsidRPr="00000000">
              <w:rPr>
                <w:b w:val="1"/>
                <w:bCs w:val="1"/>
                <w:color w:val="1f4e79"/>
                <w:rtl w:val="0"/>
              </w:rPr>
              <w:t xml:space="preserve">status</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58">
            <w:pPr>
              <w:spacing w:after="240" w:before="240" w:line="276" w:lineRule="auto"/>
              <w:ind w:left="-60" w:firstLine="0"/>
              <w:rPr>
                <w:color w:val="2e75b6"/>
              </w:rPr>
            </w:pPr>
            <w:r w:rsidDel="00000000" w:rsidR="00000000" w:rsidRPr="00000000">
              <w:rPr>
                <w:color w:val="2e75b6"/>
                <w:rtl w:val="0"/>
              </w:rPr>
              <w:t xml:space="preserve">ENUM</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59">
            <w:pPr>
              <w:spacing w:after="240" w:before="240" w:line="276" w:lineRule="auto"/>
              <w:ind w:left="-60" w:firstLine="0"/>
              <w:rPr>
                <w:color w:val="1a1a2e"/>
              </w:rPr>
            </w:pPr>
            <w:r w:rsidDel="00000000" w:rsidR="00000000" w:rsidRPr="00000000">
              <w:rPr>
                <w:color w:val="1a1a2e"/>
                <w:rtl w:val="0"/>
              </w:rPr>
              <w:t xml:space="preserve">NOT NULL</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5A">
            <w:pPr>
              <w:spacing w:after="240" w:before="240" w:line="276" w:lineRule="auto"/>
              <w:ind w:left="-60" w:firstLine="0"/>
              <w:rPr>
                <w:color w:val="1a1a2e"/>
              </w:rPr>
            </w:pPr>
            <w:r w:rsidDel="00000000" w:rsidR="00000000" w:rsidRPr="00000000">
              <w:rPr>
                <w:color w:val="1a1a2e"/>
                <w:rtl w:val="0"/>
              </w:rPr>
              <w:t xml:space="preserve">Trạng thái: todo / in_progress / review / done / cancelled</w:t>
            </w:r>
          </w:p>
        </w:tc>
      </w:tr>
      <w:tr>
        <w:trPr>
          <w:cantSplit w:val="0"/>
          <w:trHeight w:val="1147.3730468749818"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5B">
            <w:pPr>
              <w:spacing w:after="240" w:before="240" w:line="276" w:lineRule="auto"/>
              <w:ind w:left="-60" w:firstLine="0"/>
              <w:rPr>
                <w:b w:val="1"/>
                <w:bCs w:val="1"/>
                <w:color w:val="1f4e79"/>
              </w:rPr>
            </w:pPr>
            <w:r w:rsidDel="00000000" w:rsidR="00000000" w:rsidRPr="00000000">
              <w:rPr>
                <w:b w:val="1"/>
                <w:bCs w:val="1"/>
                <w:color w:val="1f4e79"/>
                <w:rtl w:val="0"/>
              </w:rPr>
              <w:t xml:space="preserve">deadline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5C">
            <w:pPr>
              <w:spacing w:after="240" w:before="240" w:line="276" w:lineRule="auto"/>
              <w:ind w:left="-60" w:firstLine="0"/>
              <w:rPr>
                <w:color w:val="2e75b6"/>
              </w:rPr>
            </w:pPr>
            <w:r w:rsidDel="00000000" w:rsidR="00000000" w:rsidRPr="00000000">
              <w:rPr>
                <w:color w:val="2e75b6"/>
                <w:rtl w:val="0"/>
              </w:rPr>
              <w:t xml:space="preserve">TIMESTAMP</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5D">
            <w:pPr>
              <w:spacing w:after="240" w:before="240" w:line="276" w:lineRule="auto"/>
              <w:ind w:left="-60" w:firstLine="0"/>
              <w:rPr>
                <w:color w:val="1a1a2e"/>
              </w:rPr>
            </w:pPr>
            <w:r w:rsidDel="00000000" w:rsidR="00000000" w:rsidRPr="00000000">
              <w:rPr>
                <w:color w:val="1a1a2e"/>
                <w:rtl w:val="0"/>
              </w:rPr>
              <w:t xml:space="preserve">NULLABLE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5E">
            <w:pPr>
              <w:spacing w:after="240" w:before="240" w:line="276" w:lineRule="auto"/>
              <w:ind w:left="-60" w:firstLine="0"/>
              <w:rPr>
                <w:color w:val="1a1a2e"/>
              </w:rPr>
            </w:pPr>
            <w:r w:rsidDel="00000000" w:rsidR="00000000" w:rsidRPr="00000000">
              <w:rPr>
                <w:color w:val="1a1a2e"/>
                <w:rtl w:val="0"/>
              </w:rPr>
              <w:t xml:space="preserve">Thời hạn hoàn thành</w:t>
            </w:r>
          </w:p>
        </w:tc>
      </w:tr>
      <w:tr>
        <w:trPr>
          <w:cantSplit w:val="0"/>
          <w:trHeight w:val="1180.7063802083212"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5F">
            <w:pPr>
              <w:spacing w:after="240" w:before="240" w:line="276" w:lineRule="auto"/>
              <w:ind w:left="-60" w:firstLine="0"/>
              <w:rPr>
                <w:b w:val="1"/>
                <w:bCs w:val="1"/>
                <w:color w:val="1f4e79"/>
              </w:rPr>
            </w:pPr>
            <w:r w:rsidDel="00000000" w:rsidR="00000000" w:rsidRPr="00000000">
              <w:rPr>
                <w:b w:val="1"/>
                <w:bCs w:val="1"/>
                <w:color w:val="1f4e79"/>
                <w:rtl w:val="0"/>
              </w:rPr>
              <w:t xml:space="preserve">estimated_hours</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60">
            <w:pPr>
              <w:spacing w:after="240" w:before="240" w:line="276" w:lineRule="auto"/>
              <w:ind w:left="-60" w:firstLine="0"/>
              <w:rPr>
                <w:color w:val="2e75b6"/>
              </w:rPr>
            </w:pPr>
            <w:r w:rsidDel="00000000" w:rsidR="00000000" w:rsidRPr="00000000">
              <w:rPr>
                <w:color w:val="2e75b6"/>
                <w:rtl w:val="0"/>
              </w:rPr>
              <w:t xml:space="preserve">DECIMAL(6,2)</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61">
            <w:pPr>
              <w:spacing w:after="240" w:before="240" w:line="276" w:lineRule="auto"/>
              <w:ind w:left="-60" w:firstLine="0"/>
              <w:rPr>
                <w:color w:val="1a1a2e"/>
              </w:rPr>
            </w:pPr>
            <w:r w:rsidDel="00000000" w:rsidR="00000000" w:rsidRPr="00000000">
              <w:rPr>
                <w:color w:val="1a1a2e"/>
                <w:rtl w:val="0"/>
              </w:rPr>
              <w:t xml:space="preserve">NULLABLE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62">
            <w:pPr>
              <w:spacing w:after="240" w:before="240" w:line="276" w:lineRule="auto"/>
              <w:ind w:left="-60" w:firstLine="0"/>
              <w:rPr>
                <w:color w:val="1a1a2e"/>
              </w:rPr>
            </w:pPr>
            <w:r w:rsidDel="00000000" w:rsidR="00000000" w:rsidRPr="00000000">
              <w:rPr>
                <w:color w:val="1a1a2e"/>
                <w:rtl w:val="0"/>
              </w:rPr>
              <w:t xml:space="preserve">Số giờ công dự kiến</w:t>
            </w:r>
          </w:p>
        </w:tc>
      </w:tr>
      <w:tr>
        <w:trPr>
          <w:cantSplit w:val="0"/>
          <w:trHeight w:val="1230.7063802083576"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63">
            <w:pPr>
              <w:spacing w:after="240" w:before="240" w:line="276" w:lineRule="auto"/>
              <w:ind w:left="-60" w:firstLine="0"/>
              <w:rPr>
                <w:b w:val="1"/>
                <w:bCs w:val="1"/>
                <w:color w:val="1f4e79"/>
              </w:rPr>
            </w:pPr>
            <w:r w:rsidDel="00000000" w:rsidR="00000000" w:rsidRPr="00000000">
              <w:rPr>
                <w:b w:val="1"/>
                <w:bCs w:val="1"/>
                <w:color w:val="1f4e79"/>
                <w:rtl w:val="0"/>
              </w:rPr>
              <w:t xml:space="preserve">actual_hours</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64">
            <w:pPr>
              <w:spacing w:after="240" w:before="240" w:line="276" w:lineRule="auto"/>
              <w:ind w:left="-60" w:firstLine="0"/>
              <w:rPr>
                <w:color w:val="2e75b6"/>
              </w:rPr>
            </w:pPr>
            <w:r w:rsidDel="00000000" w:rsidR="00000000" w:rsidRPr="00000000">
              <w:rPr>
                <w:color w:val="2e75b6"/>
                <w:rtl w:val="0"/>
              </w:rPr>
              <w:t xml:space="preserve">DECIMAL(6,2)</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65">
            <w:pPr>
              <w:spacing w:after="240" w:before="240" w:line="276" w:lineRule="auto"/>
              <w:ind w:left="-60" w:firstLine="0"/>
              <w:rPr>
                <w:color w:val="1a1a2e"/>
              </w:rPr>
            </w:pPr>
            <w:r w:rsidDel="00000000" w:rsidR="00000000" w:rsidRPr="00000000">
              <w:rPr>
                <w:color w:val="1a1a2e"/>
                <w:rtl w:val="0"/>
              </w:rPr>
              <w:t xml:space="preserve">NULLABLE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66">
            <w:pPr>
              <w:spacing w:after="240" w:before="240" w:line="276" w:lineRule="auto"/>
              <w:ind w:left="-60" w:firstLine="0"/>
              <w:rPr>
                <w:color w:val="1a1a2e"/>
              </w:rPr>
            </w:pPr>
            <w:r w:rsidDel="00000000" w:rsidR="00000000" w:rsidRPr="00000000">
              <w:rPr>
                <w:color w:val="1a1a2e"/>
                <w:rtl w:val="0"/>
              </w:rPr>
              <w:t xml:space="preserve">Số giờ công thực tế</w:t>
            </w:r>
          </w:p>
        </w:tc>
      </w:tr>
      <w:tr>
        <w:trPr>
          <w:cantSplit w:val="0"/>
          <w:trHeight w:val="1481.4127604166788"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67">
            <w:pPr>
              <w:spacing w:after="240" w:before="240" w:line="276" w:lineRule="auto"/>
              <w:ind w:left="-60" w:firstLine="0"/>
              <w:rPr>
                <w:b w:val="1"/>
                <w:bCs w:val="1"/>
                <w:color w:val="1f4e79"/>
              </w:rPr>
            </w:pPr>
            <w:r w:rsidDel="00000000" w:rsidR="00000000" w:rsidRPr="00000000">
              <w:rPr>
                <w:b w:val="1"/>
                <w:bCs w:val="1"/>
                <w:color w:val="1f4e79"/>
                <w:rtl w:val="0"/>
              </w:rPr>
              <w:t xml:space="preserve">tags</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68">
            <w:pPr>
              <w:spacing w:after="240" w:before="240" w:line="276" w:lineRule="auto"/>
              <w:ind w:left="-60" w:firstLine="0"/>
              <w:rPr>
                <w:color w:val="2e75b6"/>
              </w:rPr>
            </w:pPr>
            <w:r w:rsidDel="00000000" w:rsidR="00000000" w:rsidRPr="00000000">
              <w:rPr>
                <w:color w:val="2e75b6"/>
                <w:rtl w:val="0"/>
              </w:rPr>
              <w:t xml:space="preserve">TEXT[]</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69">
            <w:pPr>
              <w:spacing w:after="240" w:before="240" w:line="276" w:lineRule="auto"/>
              <w:ind w:left="-60" w:firstLine="0"/>
              <w:rPr>
                <w:color w:val="1a1a2e"/>
              </w:rPr>
            </w:pPr>
            <w:r w:rsidDel="00000000" w:rsidR="00000000" w:rsidRPr="00000000">
              <w:rPr>
                <w:color w:val="1a1a2e"/>
                <w:rtl w:val="0"/>
              </w:rPr>
              <w:t xml:space="preserve">NULLABLE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6A">
            <w:pPr>
              <w:spacing w:after="240" w:before="240" w:line="276" w:lineRule="auto"/>
              <w:ind w:left="-60" w:firstLine="0"/>
              <w:rPr>
                <w:color w:val="1a1a2e"/>
              </w:rPr>
            </w:pPr>
            <w:r w:rsidDel="00000000" w:rsidR="00000000" w:rsidRPr="00000000">
              <w:rPr>
                <w:color w:val="1a1a2e"/>
                <w:rtl w:val="0"/>
              </w:rPr>
              <w:t xml:space="preserve">Nhãn phân loại (PostgreSQL Array)</w:t>
            </w:r>
          </w:p>
        </w:tc>
      </w:tr>
      <w:tr>
        <w:trPr>
          <w:cantSplit w:val="0"/>
          <w:trHeight w:val="1164.0397135416788"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6B">
            <w:pPr>
              <w:spacing w:after="240" w:before="240" w:line="276" w:lineRule="auto"/>
              <w:ind w:left="-60" w:firstLine="0"/>
              <w:rPr>
                <w:b w:val="1"/>
                <w:bCs w:val="1"/>
                <w:color w:val="1f4e79"/>
              </w:rPr>
            </w:pPr>
            <w:r w:rsidDel="00000000" w:rsidR="00000000" w:rsidRPr="00000000">
              <w:rPr>
                <w:b w:val="1"/>
                <w:bCs w:val="1"/>
                <w:color w:val="1f4e79"/>
                <w:rtl w:val="0"/>
              </w:rPr>
              <w:t xml:space="preserve">created_at</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6C">
            <w:pPr>
              <w:spacing w:after="240" w:before="240" w:line="276" w:lineRule="auto"/>
              <w:ind w:left="-60" w:firstLine="0"/>
              <w:rPr>
                <w:color w:val="2e75b6"/>
              </w:rPr>
            </w:pPr>
            <w:r w:rsidDel="00000000" w:rsidR="00000000" w:rsidRPr="00000000">
              <w:rPr>
                <w:color w:val="2e75b6"/>
                <w:rtl w:val="0"/>
              </w:rPr>
              <w:t xml:space="preserve">TIMESTAMP</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6D">
            <w:pPr>
              <w:spacing w:after="240" w:before="240" w:line="276" w:lineRule="auto"/>
              <w:ind w:left="-60" w:firstLine="0"/>
              <w:rPr>
                <w:color w:val="1a1a2e"/>
              </w:rPr>
            </w:pPr>
            <w:r w:rsidDel="00000000" w:rsidR="00000000" w:rsidRPr="00000000">
              <w:rPr>
                <w:color w:val="1a1a2e"/>
                <w:rtl w:val="0"/>
              </w:rPr>
              <w:t xml:space="preserve">DEFAULT NOW()</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6E">
            <w:pPr>
              <w:spacing w:after="240" w:before="240" w:line="276" w:lineRule="auto"/>
              <w:ind w:left="-60" w:firstLine="0"/>
              <w:rPr>
                <w:color w:val="1a1a2e"/>
              </w:rPr>
            </w:pPr>
            <w:r w:rsidDel="00000000" w:rsidR="00000000" w:rsidRPr="00000000">
              <w:rPr>
                <w:color w:val="1a1a2e"/>
                <w:rtl w:val="0"/>
              </w:rPr>
              <w:t xml:space="preserve">Thời điểm tạo công việc</w:t>
            </w:r>
          </w:p>
        </w:tc>
      </w:tr>
      <w:tr>
        <w:trPr>
          <w:cantSplit w:val="0"/>
          <w:trHeight w:val="1164.0397135416788"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6F">
            <w:pPr>
              <w:spacing w:after="240" w:before="240" w:line="276" w:lineRule="auto"/>
              <w:ind w:left="-60" w:firstLine="0"/>
              <w:rPr>
                <w:b w:val="1"/>
                <w:bCs w:val="1"/>
                <w:color w:val="1f4e79"/>
              </w:rPr>
            </w:pPr>
            <w:r w:rsidDel="00000000" w:rsidR="00000000" w:rsidRPr="00000000">
              <w:rPr>
                <w:b w:val="1"/>
                <w:bCs w:val="1"/>
                <w:color w:val="1f4e79"/>
                <w:rtl w:val="0"/>
              </w:rPr>
              <w:t xml:space="preserve">updated_at</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70">
            <w:pPr>
              <w:spacing w:after="240" w:before="240" w:line="276" w:lineRule="auto"/>
              <w:ind w:left="-60" w:firstLine="0"/>
              <w:rPr>
                <w:color w:val="2e75b6"/>
              </w:rPr>
            </w:pPr>
            <w:r w:rsidDel="00000000" w:rsidR="00000000" w:rsidRPr="00000000">
              <w:rPr>
                <w:color w:val="2e75b6"/>
                <w:rtl w:val="0"/>
              </w:rPr>
              <w:t xml:space="preserve">TIMESTAMP</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71">
            <w:pPr>
              <w:spacing w:after="240" w:before="240" w:line="276" w:lineRule="auto"/>
              <w:ind w:left="-60" w:firstLine="0"/>
              <w:rPr>
                <w:color w:val="1a1a2e"/>
              </w:rPr>
            </w:pPr>
            <w:r w:rsidDel="00000000" w:rsidR="00000000" w:rsidRPr="00000000">
              <w:rPr>
                <w:color w:val="1a1a2e"/>
                <w:rtl w:val="0"/>
              </w:rPr>
              <w:t xml:space="preserve">DEFAULT NOW()</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72">
            <w:pPr>
              <w:spacing w:after="240" w:before="240" w:line="276" w:lineRule="auto"/>
              <w:ind w:left="-60" w:firstLine="0"/>
              <w:rPr>
                <w:color w:val="1a1a2e"/>
              </w:rPr>
            </w:pPr>
            <w:r w:rsidDel="00000000" w:rsidR="00000000" w:rsidRPr="00000000">
              <w:rPr>
                <w:color w:val="1a1a2e"/>
                <w:rtl w:val="0"/>
              </w:rPr>
              <w:t xml:space="preserve">Thời điểm cập nhật gần nhất</w:t>
            </w:r>
          </w:p>
        </w:tc>
      </w:tr>
    </w:tbl>
    <w:p w:rsidR="00000000" w:rsidDel="00000000" w:rsidP="00000000" w:rsidRDefault="00000000" w:rsidRPr="00000000" w14:paraId="00000573">
      <w:pPr>
        <w:spacing w:after="80" w:before="80" w:line="276" w:lineRule="auto"/>
        <w:ind w:firstLine="0"/>
        <w:rPr>
          <w:color w:val="1a1a2e"/>
          <w:sz w:val="22"/>
          <w:szCs w:val="22"/>
        </w:rPr>
      </w:pPr>
      <w:r w:rsidDel="00000000" w:rsidR="00000000" w:rsidRPr="00000000">
        <w:rPr>
          <w:color w:val="1a1a2e"/>
          <w:sz w:val="22"/>
          <w:szCs w:val="22"/>
          <w:rtl w:val="0"/>
        </w:rPr>
        <w:t xml:space="preserve"> </w:t>
      </w:r>
    </w:p>
    <w:p w:rsidR="00000000" w:rsidDel="00000000" w:rsidP="00000000" w:rsidRDefault="00000000" w:rsidRPr="00000000" w14:paraId="00000574">
      <w:pPr>
        <w:spacing w:after="80" w:before="80" w:line="276" w:lineRule="auto"/>
        <w:ind w:firstLine="0"/>
        <w:rPr>
          <w:color w:val="1a1a2e"/>
          <w:sz w:val="22"/>
          <w:szCs w:val="22"/>
        </w:rPr>
      </w:pPr>
      <w:r w:rsidDel="00000000" w:rsidR="00000000" w:rsidRPr="00000000">
        <w:rPr>
          <w:rtl w:val="0"/>
        </w:rPr>
      </w:r>
    </w:p>
    <w:p w:rsidR="00000000" w:rsidDel="00000000" w:rsidP="00000000" w:rsidRDefault="00000000" w:rsidRPr="00000000" w14:paraId="00000575">
      <w:pPr>
        <w:spacing w:after="200" w:before="80" w:line="276" w:lineRule="auto"/>
        <w:ind w:firstLine="0"/>
        <w:rPr>
          <w:b w:val="1"/>
          <w:bCs w:val="1"/>
          <w:color w:val="1f4e79"/>
          <w:sz w:val="26"/>
          <w:szCs w:val="26"/>
        </w:rPr>
      </w:pPr>
      <w:r w:rsidDel="00000000" w:rsidR="00000000" w:rsidRPr="00000000">
        <w:rPr>
          <w:b w:val="1"/>
          <w:bCs w:val="1"/>
          <w:color w:val="1f4e79"/>
          <w:sz w:val="26"/>
          <w:szCs w:val="26"/>
          <w:rtl w:val="0"/>
        </w:rPr>
        <w:t xml:space="preserve">Bảng: kpi_results – Kết quả đánh giá KPI</w:t>
      </w:r>
    </w:p>
    <w:tbl>
      <w:tblPr>
        <w:tblStyle w:val="Table27"/>
        <w:tblW w:w="959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2250"/>
        <w:gridCol w:w="3265.000000000001"/>
        <w:tblGridChange w:id="0">
          <w:tblGrid>
            <w:gridCol w:w="2055"/>
            <w:gridCol w:w="2025"/>
            <w:gridCol w:w="2250"/>
            <w:gridCol w:w="3265.000000000001"/>
          </w:tblGrid>
        </w:tblGridChange>
      </w:tblGrid>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576">
            <w:pPr>
              <w:spacing w:after="240" w:before="240" w:line="276" w:lineRule="auto"/>
              <w:ind w:left="-60" w:firstLine="0"/>
              <w:jc w:val="center"/>
              <w:rPr>
                <w:b w:val="1"/>
                <w:bCs w:val="1"/>
                <w:color w:val="ffffff"/>
              </w:rPr>
            </w:pPr>
            <w:r w:rsidDel="00000000" w:rsidR="00000000" w:rsidRPr="00000000">
              <w:rPr>
                <w:b w:val="1"/>
                <w:bCs w:val="1"/>
                <w:color w:val="ffffff"/>
                <w:rtl w:val="0"/>
              </w:rPr>
              <w:t xml:space="preserve">Tên cột</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577">
            <w:pPr>
              <w:spacing w:after="240" w:before="240" w:line="276" w:lineRule="auto"/>
              <w:ind w:left="-60" w:firstLine="0"/>
              <w:jc w:val="center"/>
              <w:rPr>
                <w:b w:val="1"/>
                <w:bCs w:val="1"/>
                <w:color w:val="ffffff"/>
              </w:rPr>
            </w:pPr>
            <w:r w:rsidDel="00000000" w:rsidR="00000000" w:rsidRPr="00000000">
              <w:rPr>
                <w:b w:val="1"/>
                <w:bCs w:val="1"/>
                <w:color w:val="ffffff"/>
                <w:rtl w:val="0"/>
              </w:rPr>
              <w:t xml:space="preserve">Kiểu dữ liệu</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578">
            <w:pPr>
              <w:spacing w:after="240" w:before="240" w:line="276" w:lineRule="auto"/>
              <w:ind w:left="-60" w:firstLine="0"/>
              <w:jc w:val="center"/>
              <w:rPr>
                <w:b w:val="1"/>
                <w:bCs w:val="1"/>
                <w:color w:val="ffffff"/>
              </w:rPr>
            </w:pPr>
            <w:r w:rsidDel="00000000" w:rsidR="00000000" w:rsidRPr="00000000">
              <w:rPr>
                <w:b w:val="1"/>
                <w:bCs w:val="1"/>
                <w:color w:val="ffffff"/>
                <w:rtl w:val="0"/>
              </w:rPr>
              <w:t xml:space="preserve">Ràng buộc</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579">
            <w:pPr>
              <w:spacing w:after="240" w:before="240" w:line="276" w:lineRule="auto"/>
              <w:ind w:left="-60" w:firstLine="0"/>
              <w:jc w:val="center"/>
              <w:rPr>
                <w:b w:val="1"/>
                <w:bCs w:val="1"/>
                <w:color w:val="ffffff"/>
              </w:rPr>
            </w:pPr>
            <w:r w:rsidDel="00000000" w:rsidR="00000000" w:rsidRPr="00000000">
              <w:rPr>
                <w:b w:val="1"/>
                <w:bCs w:val="1"/>
                <w:color w:val="ffffff"/>
                <w:rtl w:val="0"/>
              </w:rPr>
              <w:t xml:space="preserve">Mô tả</w:t>
            </w:r>
          </w:p>
        </w:tc>
      </w:tr>
      <w:tr>
        <w:trPr>
          <w:cantSplit w:val="0"/>
          <w:trHeight w:val="1147.3730468749818"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7A">
            <w:pPr>
              <w:spacing w:after="240" w:before="240" w:line="276" w:lineRule="auto"/>
              <w:ind w:left="-60" w:firstLine="0"/>
              <w:rPr>
                <w:b w:val="1"/>
                <w:bCs w:val="1"/>
                <w:color w:val="1f4e79"/>
              </w:rPr>
            </w:pPr>
            <w:r w:rsidDel="00000000" w:rsidR="00000000" w:rsidRPr="00000000">
              <w:rPr>
                <w:b w:val="1"/>
                <w:bCs w:val="1"/>
                <w:color w:val="1f4e79"/>
                <w:rtl w:val="0"/>
              </w:rPr>
              <w:t xml:space="preserve">id</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7B">
            <w:pPr>
              <w:spacing w:after="240" w:before="240" w:line="276" w:lineRule="auto"/>
              <w:ind w:left="-60" w:firstLine="0"/>
              <w:rPr>
                <w:color w:val="2e75b6"/>
              </w:rPr>
            </w:pPr>
            <w:r w:rsidDel="00000000" w:rsidR="00000000" w:rsidRPr="00000000">
              <w:rPr>
                <w:color w:val="2e75b6"/>
                <w:rtl w:val="0"/>
              </w:rPr>
              <w:t xml:space="preserve">UUID</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7C">
            <w:pPr>
              <w:spacing w:after="240" w:before="240" w:line="276" w:lineRule="auto"/>
              <w:ind w:left="-60" w:firstLine="0"/>
              <w:rPr>
                <w:color w:val="1a1a2e"/>
              </w:rPr>
            </w:pPr>
            <w:r w:rsidDel="00000000" w:rsidR="00000000" w:rsidRPr="00000000">
              <w:rPr>
                <w:color w:val="1a1a2e"/>
                <w:rtl w:val="0"/>
              </w:rPr>
              <w:t xml:space="preserve">PK, NOT NULL</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7D">
            <w:pPr>
              <w:spacing w:after="240" w:before="240" w:line="276" w:lineRule="auto"/>
              <w:ind w:left="-60" w:firstLine="0"/>
              <w:rPr>
                <w:color w:val="1a1a2e"/>
              </w:rPr>
            </w:pPr>
            <w:r w:rsidDel="00000000" w:rsidR="00000000" w:rsidRPr="00000000">
              <w:rPr>
                <w:color w:val="1a1a2e"/>
                <w:rtl w:val="0"/>
              </w:rPr>
              <w:t xml:space="preserve">Khóa chính tự động sinh</w:t>
            </w:r>
          </w:p>
        </w:tc>
      </w:tr>
      <w:tr>
        <w:trPr>
          <w:cantSplit w:val="0"/>
          <w:trHeight w:val="1444.9999999999818"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7E">
            <w:pPr>
              <w:spacing w:after="240" w:before="240" w:line="276" w:lineRule="auto"/>
              <w:ind w:left="-60" w:firstLine="0"/>
              <w:rPr>
                <w:b w:val="1"/>
                <w:bCs w:val="1"/>
                <w:color w:val="1f4e79"/>
              </w:rPr>
            </w:pPr>
            <w:r w:rsidDel="00000000" w:rsidR="00000000" w:rsidRPr="00000000">
              <w:rPr>
                <w:b w:val="1"/>
                <w:bCs w:val="1"/>
                <w:color w:val="1f4e79"/>
                <w:rtl w:val="0"/>
              </w:rPr>
              <w:t xml:space="preserve">kpi_indicator_id</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7F">
            <w:pPr>
              <w:spacing w:after="240" w:before="240" w:line="276" w:lineRule="auto"/>
              <w:ind w:left="-60" w:firstLine="0"/>
              <w:rPr>
                <w:color w:val="2e75b6"/>
              </w:rPr>
            </w:pPr>
            <w:r w:rsidDel="00000000" w:rsidR="00000000" w:rsidRPr="00000000">
              <w:rPr>
                <w:color w:val="2e75b6"/>
                <w:rtl w:val="0"/>
              </w:rPr>
              <w:t xml:space="preserve">UUID</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80">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kpi_indicators</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81">
            <w:pPr>
              <w:spacing w:after="240" w:before="240" w:line="276" w:lineRule="auto"/>
              <w:ind w:left="-60" w:firstLine="0"/>
              <w:rPr>
                <w:color w:val="1a1a2e"/>
              </w:rPr>
            </w:pPr>
            <w:r w:rsidDel="00000000" w:rsidR="00000000" w:rsidRPr="00000000">
              <w:rPr>
                <w:color w:val="1a1a2e"/>
                <w:rtl w:val="0"/>
              </w:rPr>
              <w:t xml:space="preserve">Chỉ tiêu KPI liên quan</w:t>
            </w:r>
          </w:p>
        </w:tc>
      </w:tr>
      <w:tr>
        <w:trPr>
          <w:cantSplit w:val="0"/>
          <w:trHeight w:val="1180.7063802083212"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82">
            <w:pPr>
              <w:spacing w:after="240" w:before="240" w:line="276" w:lineRule="auto"/>
              <w:ind w:left="-60" w:firstLine="0"/>
              <w:rPr>
                <w:b w:val="1"/>
                <w:bCs w:val="1"/>
                <w:color w:val="1f4e79"/>
              </w:rPr>
            </w:pPr>
            <w:r w:rsidDel="00000000" w:rsidR="00000000" w:rsidRPr="00000000">
              <w:rPr>
                <w:b w:val="1"/>
                <w:bCs w:val="1"/>
                <w:color w:val="1f4e79"/>
                <w:rtl w:val="0"/>
              </w:rPr>
              <w:t xml:space="preserve">user_id</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83">
            <w:pPr>
              <w:spacing w:after="240" w:before="240" w:line="276" w:lineRule="auto"/>
              <w:ind w:left="-60" w:firstLine="0"/>
              <w:rPr>
                <w:color w:val="2e75b6"/>
              </w:rPr>
            </w:pPr>
            <w:r w:rsidDel="00000000" w:rsidR="00000000" w:rsidRPr="00000000">
              <w:rPr>
                <w:color w:val="2e75b6"/>
                <w:rtl w:val="0"/>
              </w:rPr>
              <w:t xml:space="preserve">UUID</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84">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users</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85">
            <w:pPr>
              <w:spacing w:after="240" w:before="240" w:line="276" w:lineRule="auto"/>
              <w:ind w:left="-60" w:firstLine="0"/>
              <w:rPr>
                <w:color w:val="1a1a2e"/>
              </w:rPr>
            </w:pPr>
            <w:r w:rsidDel="00000000" w:rsidR="00000000" w:rsidRPr="00000000">
              <w:rPr>
                <w:color w:val="1a1a2e"/>
                <w:rtl w:val="0"/>
              </w:rPr>
              <w:t xml:space="preserve">Nhân viên được đánh giá</w:t>
            </w:r>
          </w:p>
        </w:tc>
      </w:tr>
      <w:tr>
        <w:trPr>
          <w:cantSplit w:val="0"/>
          <w:trHeight w:val="1080.7063802083576"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86">
            <w:pPr>
              <w:spacing w:after="240" w:before="240" w:line="276" w:lineRule="auto"/>
              <w:ind w:left="-60" w:firstLine="0"/>
              <w:rPr>
                <w:b w:val="1"/>
                <w:bCs w:val="1"/>
                <w:color w:val="1f4e79"/>
              </w:rPr>
            </w:pPr>
            <w:r w:rsidDel="00000000" w:rsidR="00000000" w:rsidRPr="00000000">
              <w:rPr>
                <w:b w:val="1"/>
                <w:bCs w:val="1"/>
                <w:color w:val="1f4e79"/>
                <w:rtl w:val="0"/>
              </w:rPr>
              <w:t xml:space="preserve">period_id</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87">
            <w:pPr>
              <w:spacing w:after="240" w:before="240" w:line="276" w:lineRule="auto"/>
              <w:ind w:left="-60" w:firstLine="0"/>
              <w:rPr>
                <w:color w:val="2e75b6"/>
              </w:rPr>
            </w:pPr>
            <w:r w:rsidDel="00000000" w:rsidR="00000000" w:rsidRPr="00000000">
              <w:rPr>
                <w:color w:val="2e75b6"/>
                <w:rtl w:val="0"/>
              </w:rPr>
              <w:t xml:space="preserve">UUID</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88">
            <w:pPr>
              <w:spacing w:after="240" w:before="240" w:line="276" w:lineRule="auto"/>
              <w:ind w:left="-60" w:firstLine="0"/>
              <w:rPr>
                <w:color w:val="1a1a2e"/>
              </w:rPr>
            </w:pPr>
            <w:r w:rsidDel="00000000" w:rsidR="00000000" w:rsidRPr="00000000">
              <w:rPr>
                <w:rFonts w:ascii="Cardo" w:cs="Cardo" w:eastAsia="Cardo" w:hAnsi="Cardo"/>
                <w:color w:val="1a1a2e"/>
                <w:rtl w:val="0"/>
              </w:rPr>
              <w:t xml:space="preserve">FK → kpi_periods</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89">
            <w:pPr>
              <w:spacing w:after="240" w:before="240" w:line="276" w:lineRule="auto"/>
              <w:ind w:left="-60" w:firstLine="0"/>
              <w:rPr>
                <w:color w:val="1a1a2e"/>
              </w:rPr>
            </w:pPr>
            <w:r w:rsidDel="00000000" w:rsidR="00000000" w:rsidRPr="00000000">
              <w:rPr>
                <w:color w:val="1a1a2e"/>
                <w:rtl w:val="0"/>
              </w:rPr>
              <w:t xml:space="preserve">Chu kỳ đánh giá</w:t>
            </w:r>
          </w:p>
        </w:tc>
      </w:tr>
      <w:tr>
        <w:trPr>
          <w:cantSplit w:val="0"/>
          <w:trHeight w:val="1164.0397135416788"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8A">
            <w:pPr>
              <w:spacing w:after="240" w:before="240" w:line="276" w:lineRule="auto"/>
              <w:ind w:left="-60" w:firstLine="0"/>
              <w:rPr>
                <w:b w:val="1"/>
                <w:bCs w:val="1"/>
                <w:color w:val="1f4e79"/>
              </w:rPr>
            </w:pPr>
            <w:r w:rsidDel="00000000" w:rsidR="00000000" w:rsidRPr="00000000">
              <w:rPr>
                <w:b w:val="1"/>
                <w:bCs w:val="1"/>
                <w:color w:val="1f4e79"/>
                <w:rtl w:val="0"/>
              </w:rPr>
              <w:t xml:space="preserve">actual_value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8B">
            <w:pPr>
              <w:spacing w:after="240" w:before="240" w:line="276" w:lineRule="auto"/>
              <w:ind w:left="-60" w:firstLine="0"/>
              <w:rPr>
                <w:color w:val="2e75b6"/>
              </w:rPr>
            </w:pPr>
            <w:r w:rsidDel="00000000" w:rsidR="00000000" w:rsidRPr="00000000">
              <w:rPr>
                <w:color w:val="2e75b6"/>
                <w:rtl w:val="0"/>
              </w:rPr>
              <w:t xml:space="preserve">DECIMAL(12,4)</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8C">
            <w:pPr>
              <w:spacing w:after="240" w:before="240" w:line="276" w:lineRule="auto"/>
              <w:ind w:left="-60" w:firstLine="0"/>
              <w:rPr>
                <w:color w:val="1a1a2e"/>
              </w:rPr>
            </w:pPr>
            <w:r w:rsidDel="00000000" w:rsidR="00000000" w:rsidRPr="00000000">
              <w:rPr>
                <w:color w:val="1a1a2e"/>
                <w:rtl w:val="0"/>
              </w:rPr>
              <w:t xml:space="preserve">NULLABLE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8D">
            <w:pPr>
              <w:spacing w:after="240" w:before="240" w:line="276" w:lineRule="auto"/>
              <w:ind w:left="-60" w:firstLine="0"/>
              <w:rPr>
                <w:color w:val="1a1a2e"/>
              </w:rPr>
            </w:pPr>
            <w:r w:rsidDel="00000000" w:rsidR="00000000" w:rsidRPr="00000000">
              <w:rPr>
                <w:color w:val="1a1a2e"/>
                <w:rtl w:val="0"/>
              </w:rPr>
              <w:t xml:space="preserve">Giá trị thực tế đạt được</w:t>
            </w:r>
          </w:p>
        </w:tc>
      </w:tr>
      <w:tr>
        <w:trPr>
          <w:cantSplit w:val="0"/>
          <w:trHeight w:val="1514.7460937500182"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8E">
            <w:pPr>
              <w:spacing w:after="240" w:before="240" w:line="276" w:lineRule="auto"/>
              <w:ind w:left="-60" w:firstLine="0"/>
              <w:rPr>
                <w:b w:val="1"/>
                <w:bCs w:val="1"/>
                <w:color w:val="1f4e79"/>
              </w:rPr>
            </w:pPr>
            <w:r w:rsidDel="00000000" w:rsidR="00000000" w:rsidRPr="00000000">
              <w:rPr>
                <w:b w:val="1"/>
                <w:bCs w:val="1"/>
                <w:color w:val="1f4e79"/>
                <w:rtl w:val="0"/>
              </w:rPr>
              <w:t xml:space="preserve">target_value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8F">
            <w:pPr>
              <w:spacing w:after="240" w:before="240" w:line="276" w:lineRule="auto"/>
              <w:ind w:left="-60" w:firstLine="0"/>
              <w:rPr>
                <w:color w:val="2e75b6"/>
              </w:rPr>
            </w:pPr>
            <w:r w:rsidDel="00000000" w:rsidR="00000000" w:rsidRPr="00000000">
              <w:rPr>
                <w:color w:val="2e75b6"/>
                <w:rtl w:val="0"/>
              </w:rPr>
              <w:t xml:space="preserve">DECIMAL(12,4)</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90">
            <w:pPr>
              <w:spacing w:after="240" w:before="240" w:line="276" w:lineRule="auto"/>
              <w:ind w:left="-60" w:firstLine="0"/>
              <w:rPr>
                <w:color w:val="1a1a2e"/>
              </w:rPr>
            </w:pPr>
            <w:r w:rsidDel="00000000" w:rsidR="00000000" w:rsidRPr="00000000">
              <w:rPr>
                <w:color w:val="1a1a2e"/>
                <w:rtl w:val="0"/>
              </w:rPr>
              <w:t xml:space="preserve">NOT NULL</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91">
            <w:pPr>
              <w:spacing w:after="240" w:before="240" w:line="276" w:lineRule="auto"/>
              <w:ind w:left="-60" w:firstLine="0"/>
              <w:rPr>
                <w:color w:val="1a1a2e"/>
              </w:rPr>
            </w:pPr>
            <w:r w:rsidDel="00000000" w:rsidR="00000000" w:rsidRPr="00000000">
              <w:rPr>
                <w:color w:val="1a1a2e"/>
                <w:rtl w:val="0"/>
              </w:rPr>
              <w:t xml:space="preserve">Giá trị mục tiêu (copy từ indicator)</w:t>
            </w:r>
          </w:p>
        </w:tc>
      </w:tr>
      <w:tr>
        <w:trPr>
          <w:cantSplit w:val="0"/>
          <w:trHeight w:val="1514.7460937499636"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92">
            <w:pPr>
              <w:spacing w:after="240" w:before="240" w:line="276" w:lineRule="auto"/>
              <w:ind w:left="-60" w:firstLine="0"/>
              <w:rPr>
                <w:b w:val="1"/>
                <w:bCs w:val="1"/>
                <w:color w:val="1f4e79"/>
              </w:rPr>
            </w:pPr>
            <w:r w:rsidDel="00000000" w:rsidR="00000000" w:rsidRPr="00000000">
              <w:rPr>
                <w:b w:val="1"/>
                <w:bCs w:val="1"/>
                <w:color w:val="1f4e79"/>
                <w:rtl w:val="0"/>
              </w:rPr>
              <w:t xml:space="preserve">completion_pct</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93">
            <w:pPr>
              <w:spacing w:after="240" w:before="240" w:line="276" w:lineRule="auto"/>
              <w:ind w:left="-60" w:firstLine="0"/>
              <w:rPr>
                <w:color w:val="2e75b6"/>
              </w:rPr>
            </w:pPr>
            <w:r w:rsidDel="00000000" w:rsidR="00000000" w:rsidRPr="00000000">
              <w:rPr>
                <w:color w:val="2e75b6"/>
                <w:rtl w:val="0"/>
              </w:rPr>
              <w:t xml:space="preserve">DECIMAL(6,2)</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94">
            <w:pPr>
              <w:spacing w:after="240" w:before="240" w:line="276" w:lineRule="auto"/>
              <w:ind w:left="-60" w:firstLine="0"/>
              <w:rPr>
                <w:color w:val="1a1a2e"/>
              </w:rPr>
            </w:pPr>
            <w:r w:rsidDel="00000000" w:rsidR="00000000" w:rsidRPr="00000000">
              <w:rPr>
                <w:color w:val="1a1a2e"/>
                <w:rtl w:val="0"/>
              </w:rPr>
              <w:t xml:space="preserve">COMPUTED</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95">
            <w:pPr>
              <w:spacing w:after="240" w:before="240" w:line="276" w:lineRule="auto"/>
              <w:ind w:left="-60" w:firstLine="0"/>
              <w:rPr>
                <w:color w:val="1a1a2e"/>
              </w:rPr>
            </w:pPr>
            <w:r w:rsidDel="00000000" w:rsidR="00000000" w:rsidRPr="00000000">
              <w:rPr>
                <w:color w:val="1a1a2e"/>
                <w:rtl w:val="0"/>
              </w:rPr>
              <w:t xml:space="preserve">% hoàn thành = actual/target × 100</w:t>
            </w:r>
          </w:p>
        </w:tc>
      </w:tr>
      <w:tr>
        <w:trPr>
          <w:cantSplit w:val="0"/>
          <w:trHeight w:val="1564.7460937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96">
            <w:pPr>
              <w:spacing w:after="240" w:before="240" w:line="276" w:lineRule="auto"/>
              <w:ind w:left="-60" w:firstLine="0"/>
              <w:rPr>
                <w:b w:val="1"/>
                <w:bCs w:val="1"/>
                <w:color w:val="1f4e79"/>
              </w:rPr>
            </w:pPr>
            <w:r w:rsidDel="00000000" w:rsidR="00000000" w:rsidRPr="00000000">
              <w:rPr>
                <w:b w:val="1"/>
                <w:bCs w:val="1"/>
                <w:color w:val="1f4e79"/>
                <w:rtl w:val="0"/>
              </w:rPr>
              <w:t xml:space="preserve">weighted_score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97">
            <w:pPr>
              <w:spacing w:after="240" w:before="240" w:line="276" w:lineRule="auto"/>
              <w:ind w:left="-60" w:firstLine="0"/>
              <w:rPr>
                <w:color w:val="2e75b6"/>
              </w:rPr>
            </w:pPr>
            <w:r w:rsidDel="00000000" w:rsidR="00000000" w:rsidRPr="00000000">
              <w:rPr>
                <w:color w:val="2e75b6"/>
                <w:rtl w:val="0"/>
              </w:rPr>
              <w:t xml:space="preserve">DECIMAL(8,4)</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98">
            <w:pPr>
              <w:spacing w:after="240" w:before="240" w:line="276" w:lineRule="auto"/>
              <w:ind w:left="-60" w:firstLine="0"/>
              <w:rPr>
                <w:color w:val="1a1a2e"/>
              </w:rPr>
            </w:pPr>
            <w:r w:rsidDel="00000000" w:rsidR="00000000" w:rsidRPr="00000000">
              <w:rPr>
                <w:color w:val="1a1a2e"/>
                <w:rtl w:val="0"/>
              </w:rPr>
              <w:t xml:space="preserve">COMPUTED</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99">
            <w:pPr>
              <w:spacing w:after="240" w:before="240" w:line="276" w:lineRule="auto"/>
              <w:ind w:left="-60" w:firstLine="0"/>
              <w:rPr>
                <w:color w:val="1a1a2e"/>
              </w:rPr>
            </w:pPr>
            <w:r w:rsidDel="00000000" w:rsidR="00000000" w:rsidRPr="00000000">
              <w:rPr>
                <w:color w:val="1a1a2e"/>
                <w:rtl w:val="0"/>
              </w:rPr>
              <w:t xml:space="preserve">Điểm có trọng số = completion_pct × weight</w:t>
            </w:r>
          </w:p>
        </w:tc>
      </w:tr>
      <w:tr>
        <w:trPr>
          <w:cantSplit w:val="0"/>
          <w:trHeight w:val="1481.4127604166788"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9A">
            <w:pPr>
              <w:spacing w:after="240" w:before="240" w:line="276" w:lineRule="auto"/>
              <w:ind w:left="-60" w:firstLine="0"/>
              <w:rPr>
                <w:b w:val="1"/>
                <w:bCs w:val="1"/>
                <w:color w:val="1f4e79"/>
              </w:rPr>
            </w:pPr>
            <w:r w:rsidDel="00000000" w:rsidR="00000000" w:rsidRPr="00000000">
              <w:rPr>
                <w:b w:val="1"/>
                <w:bCs w:val="1"/>
                <w:color w:val="1f4e79"/>
                <w:rtl w:val="0"/>
              </w:rPr>
              <w:t xml:space="preserve">evidence_url</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9B">
            <w:pPr>
              <w:spacing w:after="240" w:before="240" w:line="276" w:lineRule="auto"/>
              <w:ind w:left="-60" w:firstLine="0"/>
              <w:rPr>
                <w:color w:val="2e75b6"/>
              </w:rPr>
            </w:pPr>
            <w:r w:rsidDel="00000000" w:rsidR="00000000" w:rsidRPr="00000000">
              <w:rPr>
                <w:color w:val="2e75b6"/>
                <w:rtl w:val="0"/>
              </w:rPr>
              <w:t xml:space="preserve">TEXT</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9C">
            <w:pPr>
              <w:spacing w:after="240" w:before="240" w:line="276" w:lineRule="auto"/>
              <w:ind w:left="-60" w:firstLine="0"/>
              <w:rPr>
                <w:color w:val="1a1a2e"/>
              </w:rPr>
            </w:pPr>
            <w:r w:rsidDel="00000000" w:rsidR="00000000" w:rsidRPr="00000000">
              <w:rPr>
                <w:color w:val="1a1a2e"/>
                <w:rtl w:val="0"/>
              </w:rPr>
              <w:t xml:space="preserve">NULLABLE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9D">
            <w:pPr>
              <w:spacing w:after="240" w:before="240" w:line="276" w:lineRule="auto"/>
              <w:ind w:left="-60" w:firstLine="0"/>
              <w:rPr>
                <w:color w:val="1a1a2e"/>
              </w:rPr>
            </w:pPr>
            <w:r w:rsidDel="00000000" w:rsidR="00000000" w:rsidRPr="00000000">
              <w:rPr>
                <w:color w:val="1a1a2e"/>
                <w:rtl w:val="0"/>
              </w:rPr>
              <w:t xml:space="preserve">Đường dẫn bằng chứng đính kèm</w:t>
            </w:r>
          </w:p>
        </w:tc>
      </w:tr>
      <w:tr>
        <w:trPr>
          <w:cantSplit w:val="0"/>
          <w:trHeight w:val="1481.4127604166788"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9E">
            <w:pPr>
              <w:spacing w:after="240" w:before="240" w:line="276" w:lineRule="auto"/>
              <w:ind w:left="-60" w:firstLine="0"/>
              <w:rPr>
                <w:b w:val="1"/>
                <w:bCs w:val="1"/>
                <w:color w:val="1f4e79"/>
              </w:rPr>
            </w:pPr>
            <w:r w:rsidDel="00000000" w:rsidR="00000000" w:rsidRPr="00000000">
              <w:rPr>
                <w:b w:val="1"/>
                <w:bCs w:val="1"/>
                <w:color w:val="1f4e79"/>
                <w:rtl w:val="0"/>
              </w:rPr>
              <w:t xml:space="preserve">self_note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9F">
            <w:pPr>
              <w:spacing w:after="240" w:before="240" w:line="276" w:lineRule="auto"/>
              <w:ind w:left="-60" w:firstLine="0"/>
              <w:rPr>
                <w:color w:val="2e75b6"/>
              </w:rPr>
            </w:pPr>
            <w:r w:rsidDel="00000000" w:rsidR="00000000" w:rsidRPr="00000000">
              <w:rPr>
                <w:color w:val="2e75b6"/>
                <w:rtl w:val="0"/>
              </w:rPr>
              <w:t xml:space="preserve">TEXT</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A0">
            <w:pPr>
              <w:spacing w:after="240" w:before="240" w:line="276" w:lineRule="auto"/>
              <w:ind w:left="-60" w:firstLine="0"/>
              <w:rPr>
                <w:color w:val="1a1a2e"/>
              </w:rPr>
            </w:pPr>
            <w:r w:rsidDel="00000000" w:rsidR="00000000" w:rsidRPr="00000000">
              <w:rPr>
                <w:color w:val="1a1a2e"/>
                <w:rtl w:val="0"/>
              </w:rPr>
              <w:t xml:space="preserve">NULLABLE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A1">
            <w:pPr>
              <w:spacing w:after="240" w:before="240" w:line="276" w:lineRule="auto"/>
              <w:ind w:left="-60" w:firstLine="0"/>
              <w:rPr>
                <w:color w:val="1a1a2e"/>
              </w:rPr>
            </w:pPr>
            <w:r w:rsidDel="00000000" w:rsidR="00000000" w:rsidRPr="00000000">
              <w:rPr>
                <w:color w:val="1a1a2e"/>
                <w:rtl w:val="0"/>
              </w:rPr>
              <w:t xml:space="preserve">Ghi chú tự đánh giá của nhân viên</w:t>
            </w:r>
          </w:p>
        </w:tc>
      </w:tr>
      <w:tr>
        <w:trPr>
          <w:cantSplit w:val="0"/>
          <w:trHeight w:val="1414.7460937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A2">
            <w:pPr>
              <w:spacing w:after="240" w:before="240" w:line="276" w:lineRule="auto"/>
              <w:ind w:left="-60" w:firstLine="0"/>
              <w:rPr>
                <w:b w:val="1"/>
                <w:bCs w:val="1"/>
                <w:color w:val="1f4e79"/>
              </w:rPr>
            </w:pPr>
            <w:r w:rsidDel="00000000" w:rsidR="00000000" w:rsidRPr="00000000">
              <w:rPr>
                <w:b w:val="1"/>
                <w:bCs w:val="1"/>
                <w:color w:val="1f4e79"/>
                <w:rtl w:val="0"/>
              </w:rPr>
              <w:t xml:space="preserve">manager_note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A3">
            <w:pPr>
              <w:spacing w:after="240" w:before="240" w:line="276" w:lineRule="auto"/>
              <w:ind w:left="-60" w:firstLine="0"/>
              <w:rPr>
                <w:color w:val="2e75b6"/>
              </w:rPr>
            </w:pPr>
            <w:r w:rsidDel="00000000" w:rsidR="00000000" w:rsidRPr="00000000">
              <w:rPr>
                <w:color w:val="2e75b6"/>
                <w:rtl w:val="0"/>
              </w:rPr>
              <w:t xml:space="preserve">TEXT</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A4">
            <w:pPr>
              <w:spacing w:after="240" w:before="240" w:line="276" w:lineRule="auto"/>
              <w:ind w:left="-60" w:firstLine="0"/>
              <w:rPr>
                <w:color w:val="1a1a2e"/>
              </w:rPr>
            </w:pPr>
            <w:r w:rsidDel="00000000" w:rsidR="00000000" w:rsidRPr="00000000">
              <w:rPr>
                <w:color w:val="1a1a2e"/>
                <w:rtl w:val="0"/>
              </w:rPr>
              <w:t xml:space="preserve">NULLABLE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A5">
            <w:pPr>
              <w:spacing w:after="240" w:before="240" w:line="276" w:lineRule="auto"/>
              <w:ind w:left="-60" w:firstLine="0"/>
              <w:rPr>
                <w:color w:val="1a1a2e"/>
              </w:rPr>
            </w:pPr>
            <w:r w:rsidDel="00000000" w:rsidR="00000000" w:rsidRPr="00000000">
              <w:rPr>
                <w:color w:val="1a1a2e"/>
                <w:rtl w:val="0"/>
              </w:rPr>
              <w:t xml:space="preserve">Nhận xét xác nhận của Manager</w:t>
            </w:r>
          </w:p>
        </w:tc>
      </w:tr>
      <w:tr>
        <w:trPr>
          <w:cantSplit w:val="0"/>
          <w:trHeight w:val="1398.0794270833576"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A6">
            <w:pPr>
              <w:spacing w:after="240" w:before="240" w:line="276" w:lineRule="auto"/>
              <w:ind w:left="-60" w:firstLine="0"/>
              <w:rPr>
                <w:b w:val="1"/>
                <w:bCs w:val="1"/>
                <w:color w:val="1f4e79"/>
              </w:rPr>
            </w:pPr>
            <w:r w:rsidDel="00000000" w:rsidR="00000000" w:rsidRPr="00000000">
              <w:rPr>
                <w:b w:val="1"/>
                <w:bCs w:val="1"/>
                <w:color w:val="1f4e79"/>
                <w:rtl w:val="0"/>
              </w:rPr>
              <w:t xml:space="preserve">status</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A7">
            <w:pPr>
              <w:spacing w:after="240" w:before="240" w:line="276" w:lineRule="auto"/>
              <w:ind w:left="-60" w:firstLine="0"/>
              <w:rPr>
                <w:color w:val="2e75b6"/>
              </w:rPr>
            </w:pPr>
            <w:r w:rsidDel="00000000" w:rsidR="00000000" w:rsidRPr="00000000">
              <w:rPr>
                <w:color w:val="2e75b6"/>
                <w:rtl w:val="0"/>
              </w:rPr>
              <w:t xml:space="preserve">ENUM</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A8">
            <w:pPr>
              <w:spacing w:after="240" w:before="240" w:line="276" w:lineRule="auto"/>
              <w:ind w:left="-60" w:firstLine="0"/>
              <w:rPr>
                <w:color w:val="1a1a2e"/>
              </w:rPr>
            </w:pPr>
            <w:r w:rsidDel="00000000" w:rsidR="00000000" w:rsidRPr="00000000">
              <w:rPr>
                <w:color w:val="1a1a2e"/>
                <w:rtl w:val="0"/>
              </w:rPr>
              <w:t xml:space="preserve">NOT NULL</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A9">
            <w:pPr>
              <w:spacing w:after="240" w:before="240" w:line="276" w:lineRule="auto"/>
              <w:ind w:left="-60" w:firstLine="0"/>
              <w:rPr>
                <w:color w:val="1a1a2e"/>
              </w:rPr>
            </w:pPr>
            <w:r w:rsidDel="00000000" w:rsidR="00000000" w:rsidRPr="00000000">
              <w:rPr>
                <w:color w:val="1a1a2e"/>
                <w:rtl w:val="0"/>
              </w:rPr>
              <w:t xml:space="preserve">Trạng thái: draft / submitted / confirmed / rejected</w:t>
            </w:r>
          </w:p>
        </w:tc>
      </w:tr>
      <w:tr>
        <w:trPr>
          <w:cantSplit w:val="0"/>
          <w:trHeight w:val="1464.7460937500364"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AA">
            <w:pPr>
              <w:spacing w:after="240" w:before="240" w:line="276" w:lineRule="auto"/>
              <w:ind w:left="-60" w:firstLine="0"/>
              <w:rPr>
                <w:b w:val="1"/>
                <w:bCs w:val="1"/>
                <w:color w:val="1f4e79"/>
              </w:rPr>
            </w:pPr>
            <w:r w:rsidDel="00000000" w:rsidR="00000000" w:rsidRPr="00000000">
              <w:rPr>
                <w:b w:val="1"/>
                <w:bCs w:val="1"/>
                <w:color w:val="1f4e79"/>
                <w:rtl w:val="0"/>
              </w:rPr>
              <w:t xml:space="preserve">submitted_at</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AB">
            <w:pPr>
              <w:spacing w:after="240" w:before="240" w:line="276" w:lineRule="auto"/>
              <w:ind w:left="-60" w:firstLine="0"/>
              <w:rPr>
                <w:color w:val="2e75b6"/>
              </w:rPr>
            </w:pPr>
            <w:r w:rsidDel="00000000" w:rsidR="00000000" w:rsidRPr="00000000">
              <w:rPr>
                <w:color w:val="2e75b6"/>
                <w:rtl w:val="0"/>
              </w:rPr>
              <w:t xml:space="preserve">TIMESTAMP</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AC">
            <w:pPr>
              <w:spacing w:after="240" w:before="240" w:line="276" w:lineRule="auto"/>
              <w:ind w:left="-60" w:firstLine="0"/>
              <w:rPr>
                <w:color w:val="1a1a2e"/>
              </w:rPr>
            </w:pPr>
            <w:r w:rsidDel="00000000" w:rsidR="00000000" w:rsidRPr="00000000">
              <w:rPr>
                <w:color w:val="1a1a2e"/>
                <w:rtl w:val="0"/>
              </w:rPr>
              <w:t xml:space="preserve">NULLABLE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AD">
            <w:pPr>
              <w:spacing w:after="240" w:before="240" w:line="276" w:lineRule="auto"/>
              <w:ind w:left="-60" w:firstLine="0"/>
              <w:rPr>
                <w:color w:val="1a1a2e"/>
              </w:rPr>
            </w:pPr>
            <w:r w:rsidDel="00000000" w:rsidR="00000000" w:rsidRPr="00000000">
              <w:rPr>
                <w:color w:val="1a1a2e"/>
                <w:rtl w:val="0"/>
              </w:rPr>
              <w:t xml:space="preserve">Thời điểm nhân viên gửi đánh giá</w:t>
            </w:r>
          </w:p>
        </w:tc>
      </w:tr>
      <w:tr>
        <w:trPr>
          <w:cantSplit w:val="0"/>
          <w:trHeight w:val="1431.412760416697"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AE">
            <w:pPr>
              <w:spacing w:after="240" w:before="240" w:line="276" w:lineRule="auto"/>
              <w:ind w:left="-60" w:firstLine="0"/>
              <w:rPr>
                <w:b w:val="1"/>
                <w:bCs w:val="1"/>
                <w:color w:val="1f4e79"/>
              </w:rPr>
            </w:pPr>
            <w:r w:rsidDel="00000000" w:rsidR="00000000" w:rsidRPr="00000000">
              <w:rPr>
                <w:b w:val="1"/>
                <w:bCs w:val="1"/>
                <w:color w:val="1f4e79"/>
                <w:rtl w:val="0"/>
              </w:rPr>
              <w:t xml:space="preserve">confirmed_at</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AF">
            <w:pPr>
              <w:spacing w:after="240" w:before="240" w:line="276" w:lineRule="auto"/>
              <w:ind w:left="-60" w:firstLine="0"/>
              <w:rPr>
                <w:color w:val="2e75b6"/>
              </w:rPr>
            </w:pPr>
            <w:r w:rsidDel="00000000" w:rsidR="00000000" w:rsidRPr="00000000">
              <w:rPr>
                <w:color w:val="2e75b6"/>
                <w:rtl w:val="0"/>
              </w:rPr>
              <w:t xml:space="preserve">TIMESTAMP</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B0">
            <w:pPr>
              <w:spacing w:after="240" w:before="240" w:line="276" w:lineRule="auto"/>
              <w:ind w:left="-60" w:firstLine="0"/>
              <w:rPr>
                <w:color w:val="1a1a2e"/>
              </w:rPr>
            </w:pPr>
            <w:r w:rsidDel="00000000" w:rsidR="00000000" w:rsidRPr="00000000">
              <w:rPr>
                <w:color w:val="1a1a2e"/>
                <w:rtl w:val="0"/>
              </w:rPr>
              <w:t xml:space="preserve">NULLABLE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5B1">
            <w:pPr>
              <w:spacing w:after="240" w:before="240" w:line="276" w:lineRule="auto"/>
              <w:ind w:left="-60" w:firstLine="0"/>
              <w:rPr>
                <w:color w:val="1a1a2e"/>
              </w:rPr>
            </w:pPr>
            <w:r w:rsidDel="00000000" w:rsidR="00000000" w:rsidRPr="00000000">
              <w:rPr>
                <w:color w:val="1a1a2e"/>
                <w:rtl w:val="0"/>
              </w:rPr>
              <w:t xml:space="preserve">Thời điểm Manager xác nhận</w:t>
            </w:r>
          </w:p>
        </w:tc>
      </w:tr>
      <w:tr>
        <w:trPr>
          <w:cantSplit w:val="0"/>
          <w:trHeight w:val="1621.6666666666424"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B2">
            <w:pPr>
              <w:spacing w:after="240" w:before="240" w:line="276" w:lineRule="auto"/>
              <w:ind w:left="-60" w:firstLine="0"/>
              <w:rPr>
                <w:b w:val="1"/>
                <w:bCs w:val="1"/>
                <w:color w:val="1f4e79"/>
              </w:rPr>
            </w:pPr>
            <w:r w:rsidDel="00000000" w:rsidR="00000000" w:rsidRPr="00000000">
              <w:rPr>
                <w:b w:val="1"/>
                <w:bCs w:val="1"/>
                <w:color w:val="1f4e79"/>
                <w:rtl w:val="0"/>
              </w:rPr>
              <w:t xml:space="preserve">calculated_at</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B3">
            <w:pPr>
              <w:spacing w:after="240" w:before="240" w:line="276" w:lineRule="auto"/>
              <w:ind w:left="-60" w:firstLine="0"/>
              <w:rPr>
                <w:color w:val="2e75b6"/>
              </w:rPr>
            </w:pPr>
            <w:r w:rsidDel="00000000" w:rsidR="00000000" w:rsidRPr="00000000">
              <w:rPr>
                <w:color w:val="2e75b6"/>
                <w:rtl w:val="0"/>
              </w:rPr>
              <w:t xml:space="preserve">TIMESTAMP</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B4">
            <w:pPr>
              <w:spacing w:after="240" w:before="240" w:line="276" w:lineRule="auto"/>
              <w:ind w:left="-60" w:firstLine="0"/>
              <w:rPr>
                <w:color w:val="1a1a2e"/>
              </w:rPr>
            </w:pPr>
            <w:r w:rsidDel="00000000" w:rsidR="00000000" w:rsidRPr="00000000">
              <w:rPr>
                <w:color w:val="1a1a2e"/>
                <w:rtl w:val="0"/>
              </w:rPr>
              <w:t xml:space="preserve">NULLABLE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5B5">
            <w:pPr>
              <w:spacing w:after="240" w:before="240" w:line="276" w:lineRule="auto"/>
              <w:ind w:left="-60" w:firstLine="0"/>
              <w:rPr>
                <w:color w:val="1a1a2e"/>
              </w:rPr>
            </w:pPr>
            <w:r w:rsidDel="00000000" w:rsidR="00000000" w:rsidRPr="00000000">
              <w:rPr>
                <w:color w:val="1a1a2e"/>
                <w:rtl w:val="0"/>
              </w:rPr>
              <w:t xml:space="preserve">Thời điểm KPI Engine tính toán</w:t>
            </w:r>
          </w:p>
        </w:tc>
      </w:tr>
    </w:tbl>
    <w:p w:rsidR="00000000" w:rsidDel="00000000" w:rsidP="00000000" w:rsidRDefault="00000000" w:rsidRPr="00000000" w14:paraId="000005B6">
      <w:pPr>
        <w:rPr>
          <w:sz w:val="26"/>
          <w:szCs w:val="26"/>
        </w:rPr>
      </w:pPr>
      <w:r w:rsidDel="00000000" w:rsidR="00000000" w:rsidRPr="00000000">
        <w:rPr>
          <w:rtl w:val="0"/>
        </w:rPr>
      </w:r>
    </w:p>
    <w:p w:rsidR="00000000" w:rsidDel="00000000" w:rsidP="00000000" w:rsidRDefault="00000000" w:rsidRPr="00000000" w14:paraId="000005B7">
      <w:pPr>
        <w:rPr>
          <w:sz w:val="26"/>
          <w:szCs w:val="26"/>
        </w:rPr>
      </w:pPr>
      <w:r w:rsidDel="00000000" w:rsidR="00000000" w:rsidRPr="00000000">
        <w:rPr>
          <w:sz w:val="26"/>
          <w:szCs w:val="26"/>
          <w:rtl w:val="0"/>
        </w:rPr>
        <w:t xml:space="preserve">Các bảng còn lại (departments, roles, permissions, task_assignments, task_comments, projects, kpi_periods, kpi_templates, kpi_indicators, notifications, reports, audit_logs) có cấu trúc tương tự, tuân thủ chuẩn thiết kế nhất quán với đầy đủ khóa ngoại, ràng buộc dữ liệu và chỉ mục (index) tối ưu hóa truy vấn.</w:t>
      </w:r>
    </w:p>
    <w:p w:rsidR="00000000" w:rsidDel="00000000" w:rsidP="00000000" w:rsidRDefault="00000000" w:rsidRPr="00000000" w14:paraId="000005B8">
      <w:pPr>
        <w:spacing w:after="120" w:before="120" w:line="276" w:lineRule="auto"/>
        <w:ind w:firstLine="0"/>
        <w:rPr/>
      </w:pPr>
      <w:r w:rsidDel="00000000" w:rsidR="00000000" w:rsidRPr="00000000">
        <w:rPr>
          <w:rtl w:val="0"/>
        </w:rPr>
      </w:r>
    </w:p>
    <w:p w:rsidR="00000000" w:rsidDel="00000000" w:rsidP="00000000" w:rsidRDefault="00000000" w:rsidRPr="00000000" w14:paraId="000005B9">
      <w:pPr>
        <w:pStyle w:val="Heading3"/>
        <w:keepNext w:val="0"/>
        <w:keepLines w:val="0"/>
        <w:spacing w:after="80" w:before="360" w:line="278.00000000000006" w:lineRule="auto"/>
        <w:ind w:left="0" w:firstLine="0"/>
        <w:jc w:val="both"/>
        <w:rPr>
          <w:b w:val="1"/>
          <w:bCs w:val="1"/>
          <w:sz w:val="34"/>
          <w:szCs w:val="34"/>
        </w:rPr>
      </w:pPr>
      <w:bookmarkStart w:colFirst="0" w:colLast="0" w:name="_qj6gg396vqyx" w:id="74"/>
      <w:bookmarkEnd w:id="74"/>
      <w:r w:rsidDel="00000000" w:rsidR="00000000" w:rsidRPr="00000000">
        <w:rPr>
          <w:b w:val="1"/>
          <w:bCs w:val="1"/>
          <w:sz w:val="34"/>
          <w:szCs w:val="34"/>
          <w:rtl w:val="0"/>
        </w:rPr>
        <w:t xml:space="preserve">2. Sơ đồ mô tả mối quan hệ giữa các bảng</w:t>
      </w:r>
    </w:p>
    <w:p w:rsidR="00000000" w:rsidDel="00000000" w:rsidP="00000000" w:rsidRDefault="00000000" w:rsidRPr="00000000" w14:paraId="000005BA">
      <w:pPr>
        <w:rPr>
          <w:del w:author="Huỳnh phú" w:id="0" w:date="2026-04-06T12:22:41Z"/>
        </w:rPr>
      </w:pPr>
      <w:del w:author="Huỳnh phú" w:id="0" w:date="2026-04-06T12:22:41Z">
        <w:r w:rsidDel="00000000" w:rsidR="00000000" w:rsidRPr="00000000">
          <w:rPr>
            <w:rtl w:val="0"/>
          </w:rPr>
          <w:delText xml:space="preserve"> Sơ đồ ERD (Entity-Relationship Diagram) thể hiện mối quan hệ giữa các bảng trong hệ thống. Các mối quan hệ chính được mô tả như sau: </w:delText>
        </w:r>
      </w:del>
    </w:p>
    <w:p w:rsidR="00000000" w:rsidDel="00000000" w:rsidP="00000000" w:rsidRDefault="00000000" w:rsidRPr="00000000" w14:paraId="000005BB">
      <w:pPr>
        <w:rPr>
          <w:del w:author="Huỳnh phú" w:id="0" w:date="2026-04-06T12:22:41Z"/>
        </w:rPr>
      </w:pPr>
      <w:del w:author="Huỳnh phú" w:id="0" w:date="2026-04-06T12:22:41Z">
        <w:r w:rsidDel="00000000" w:rsidR="00000000" w:rsidRPr="00000000">
          <w:rPr>
            <w:rtl w:val="0"/>
          </w:rPr>
          <w:delText xml:space="preserve">users ↔ departments: N:1 – Nhiều người dùng thuộc một phòng ban; phòng ban có thể lồng nhau (self-reference)</w:delText>
        </w:r>
      </w:del>
    </w:p>
    <w:p w:rsidR="00000000" w:rsidDel="00000000" w:rsidP="00000000" w:rsidRDefault="00000000" w:rsidRPr="00000000" w14:paraId="000005BC">
      <w:pPr>
        <w:rPr>
          <w:del w:author="Huỳnh phú" w:id="0" w:date="2026-04-06T12:22:41Z"/>
        </w:rPr>
      </w:pPr>
      <w:del w:author="Huỳnh phú" w:id="0" w:date="2026-04-06T12:22:41Z">
        <w:r w:rsidDel="00000000" w:rsidR="00000000" w:rsidRPr="00000000">
          <w:rPr>
            <w:rtl w:val="0"/>
          </w:rPr>
          <w:delText xml:space="preserve">users ↔ roles: N:1 – Mỗi người dùng có một vai trò; vai trò liên kết nhiều quyền (M:N với permissions)</w:delText>
        </w:r>
      </w:del>
    </w:p>
    <w:p w:rsidR="00000000" w:rsidDel="00000000" w:rsidP="00000000" w:rsidRDefault="00000000" w:rsidRPr="00000000" w14:paraId="000005BD">
      <w:pPr>
        <w:rPr>
          <w:del w:author="Huỳnh phú" w:id="0" w:date="2026-04-06T12:22:41Z"/>
        </w:rPr>
      </w:pPr>
      <w:del w:author="Huỳnh phú" w:id="0" w:date="2026-04-06T12:22:41Z">
        <w:r w:rsidDel="00000000" w:rsidR="00000000" w:rsidRPr="00000000">
          <w:rPr>
            <w:rtl w:val="0"/>
          </w:rPr>
          <w:delText xml:space="preserve">tasks ↔ users (creator): N:1 – Mỗi task có một người tạo; một người có thể tạo nhiều task</w:delText>
        </w:r>
      </w:del>
    </w:p>
    <w:p w:rsidR="00000000" w:rsidDel="00000000" w:rsidP="00000000" w:rsidRDefault="00000000" w:rsidRPr="00000000" w14:paraId="000005BE">
      <w:pPr>
        <w:rPr>
          <w:del w:author="Huỳnh phú" w:id="0" w:date="2026-04-06T12:22:41Z"/>
        </w:rPr>
      </w:pPr>
      <w:del w:author="Huỳnh phú" w:id="0" w:date="2026-04-06T12:22:41Z">
        <w:r w:rsidDel="00000000" w:rsidR="00000000" w:rsidRPr="00000000">
          <w:rPr>
            <w:rtl w:val="0"/>
          </w:rPr>
          <w:delText xml:space="preserve">tasks ↔ task_assignments: 1:N – Một task có thể giao cho nhiều người qua bảng task_assignments</w:delText>
        </w:r>
      </w:del>
    </w:p>
    <w:p w:rsidR="00000000" w:rsidDel="00000000" w:rsidP="00000000" w:rsidRDefault="00000000" w:rsidRPr="00000000" w14:paraId="000005BF">
      <w:pPr>
        <w:rPr>
          <w:del w:author="Huỳnh phú" w:id="0" w:date="2026-04-06T12:22:41Z"/>
        </w:rPr>
      </w:pPr>
      <w:del w:author="Huỳnh phú" w:id="0" w:date="2026-04-06T12:22:41Z">
        <w:r w:rsidDel="00000000" w:rsidR="00000000" w:rsidRPr="00000000">
          <w:rPr>
            <w:rtl w:val="0"/>
          </w:rPr>
          <w:delText xml:space="preserve">kpi_periods ↔ kpi_indicators: 1:N – Một chu kỳ chứa nhiều chỉ tiêu KPI</w:delText>
        </w:r>
      </w:del>
    </w:p>
    <w:p w:rsidR="00000000" w:rsidDel="00000000" w:rsidP="00000000" w:rsidRDefault="00000000" w:rsidRPr="00000000" w14:paraId="000005C0">
      <w:pPr>
        <w:rPr>
          <w:del w:author="Huỳnh phú" w:id="0" w:date="2026-04-06T12:22:41Z"/>
        </w:rPr>
      </w:pPr>
      <w:del w:author="Huỳnh phú" w:id="0" w:date="2026-04-06T12:22:41Z">
        <w:r w:rsidDel="00000000" w:rsidR="00000000" w:rsidRPr="00000000">
          <w:rPr>
            <w:rtl w:val="0"/>
          </w:rPr>
          <w:delText xml:space="preserve">kpi_indicators ↔ kpi_results: 1:N – Mỗi chỉ tiêu có nhiều kết quả theo từng nhân viên</w:delText>
        </w:r>
      </w:del>
    </w:p>
    <w:p w:rsidR="00000000" w:rsidDel="00000000" w:rsidP="00000000" w:rsidRDefault="00000000" w:rsidRPr="00000000" w14:paraId="000005C1">
      <w:pPr>
        <w:rPr>
          <w:del w:author="Huỳnh phú" w:id="0" w:date="2026-04-06T12:22:41Z"/>
        </w:rPr>
      </w:pPr>
      <w:del w:author="Huỳnh phú" w:id="0" w:date="2026-04-06T12:22:41Z">
        <w:r w:rsidDel="00000000" w:rsidR="00000000" w:rsidRPr="00000000">
          <w:rPr>
            <w:rtl w:val="0"/>
          </w:rPr>
          <w:delText xml:space="preserve">users ↔ kpi_results: 1:N – Mỗi nhân viên có nhiều kết quả đánh giá KPI theo kỳ</w:delText>
        </w:r>
      </w:del>
    </w:p>
    <w:p w:rsidR="00000000" w:rsidDel="00000000" w:rsidP="00000000" w:rsidRDefault="00000000" w:rsidRPr="00000000" w14:paraId="000005C2">
      <w:pPr>
        <w:rPr>
          <w:del w:author="Huỳnh phú" w:id="0" w:date="2026-04-06T12:22:41Z"/>
        </w:rPr>
      </w:pPr>
      <w:del w:author="Huỳnh phú" w:id="0" w:date="2026-04-06T12:22:41Z">
        <w:r w:rsidDel="00000000" w:rsidR="00000000" w:rsidRPr="00000000">
          <w:rPr>
            <w:rtl w:val="0"/>
          </w:rPr>
          <w:delText xml:space="preserve">users ↔ notifications: 1:N – Mỗi người dùng nhận nhiều thông báo</w:delText>
        </w:r>
      </w:del>
    </w:p>
    <w:p w:rsidR="00000000" w:rsidDel="00000000" w:rsidP="00000000" w:rsidRDefault="00000000" w:rsidRPr="00000000" w14:paraId="000005C3">
      <w:pPr>
        <w:rPr>
          <w:del w:author="Huỳnh phú" w:id="0" w:date="2026-04-06T12:22:41Z"/>
        </w:rPr>
      </w:pPr>
      <w:del w:author="Huỳnh phú" w:id="0" w:date="2026-04-06T12:22:41Z">
        <w:r w:rsidDel="00000000" w:rsidR="00000000" w:rsidRPr="00000000">
          <w:rPr>
            <w:rtl w:val="0"/>
          </w:rPr>
          <w:delText xml:space="preserve">Tất cả các khóa ngoại được định nghĩa với ràng buộc FOREIGN KEY, thiết lập hành vi ON DELETE (CASCADE hoặc SET NULL) phù hợp với nghiệp vụ để đảm bảo tính toàn vẹn tham chiếu. Các cột thường xuyên được tìm kiếm và lọc đều có chỉ mục (INDEX/B-Tree) để tối ưu hóa hiệu năng truy vấn.</w:delText>
        </w:r>
      </w:del>
    </w:p>
    <w:p w:rsidR="00000000" w:rsidDel="00000000" w:rsidP="00000000" w:rsidRDefault="00000000" w:rsidRPr="00000000" w14:paraId="000005C4">
      <w:pPr>
        <w:rPr>
          <w:del w:author="Huỳnh phú" w:id="0" w:date="2026-04-06T12:22:41Z"/>
        </w:rPr>
      </w:pPr>
      <w:del w:author="Huỳnh phú" w:id="0" w:date="2026-04-06T12:22:41Z">
        <w:r w:rsidDel="00000000" w:rsidR="00000000" w:rsidRPr="00000000">
          <w:rPr>
            <w:rtl w:val="0"/>
          </w:rPr>
        </w:r>
      </w:del>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spacing w:after="240" w:before="240" w:lineRule="auto"/>
        <w:ind w:firstLine="0"/>
        <w:rPr/>
      </w:pPr>
      <w:r w:rsidDel="00000000" w:rsidR="00000000" w:rsidRPr="00000000">
        <w:rPr>
          <w:rtl w:val="0"/>
        </w:rPr>
        <w:t xml:space="preserve">Các mối quan hệ chính giữa các bảng được tổng hợp như sau:</w:t>
      </w:r>
    </w:p>
    <w:tbl>
      <w:tblPr>
        <w:tblStyle w:val="Table28"/>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4.9999999999999"/>
        <w:gridCol w:w="1850.0000000000002"/>
        <w:gridCol w:w="1905"/>
        <w:gridCol w:w="1530"/>
        <w:gridCol w:w="3495"/>
        <w:tblGridChange w:id="0">
          <w:tblGrid>
            <w:gridCol w:w="834.9999999999999"/>
            <w:gridCol w:w="1850.0000000000002"/>
            <w:gridCol w:w="1905"/>
            <w:gridCol w:w="1530"/>
            <w:gridCol w:w="3495"/>
          </w:tblGrid>
        </w:tblGridChange>
      </w:tblGrid>
      <w:tr>
        <w:trPr>
          <w:cantSplit w:val="0"/>
          <w:trHeight w:val="569.34570312496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ind w:firstLine="0"/>
              <w:jc w:val="left"/>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9">
            <w:pPr>
              <w:ind w:firstLine="0"/>
              <w:jc w:val="left"/>
              <w:rPr/>
            </w:pPr>
            <w:r w:rsidDel="00000000" w:rsidR="00000000" w:rsidRPr="00000000">
              <w:rPr>
                <w:b w:val="1"/>
                <w:bCs w:val="1"/>
                <w:rtl w:val="0"/>
              </w:rPr>
              <w:t xml:space="preserve">Bảng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A">
            <w:pPr>
              <w:ind w:firstLine="0"/>
              <w:jc w:val="left"/>
              <w:rPr/>
            </w:pPr>
            <w:r w:rsidDel="00000000" w:rsidR="00000000" w:rsidRPr="00000000">
              <w:rPr>
                <w:b w:val="1"/>
                <w:bCs w:val="1"/>
                <w:rtl w:val="0"/>
              </w:rPr>
              <w:t xml:space="preserve">Bảng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ind w:firstLine="0"/>
              <w:jc w:val="left"/>
              <w:rPr/>
            </w:pPr>
            <w:r w:rsidDel="00000000" w:rsidR="00000000" w:rsidRPr="00000000">
              <w:rPr>
                <w:b w:val="1"/>
                <w:bCs w:val="1"/>
                <w:rtl w:val="0"/>
              </w:rPr>
              <w:t xml:space="preserve">Loại quan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jc w:val="left"/>
              <w:rPr/>
            </w:pPr>
            <w:r w:rsidDel="00000000" w:rsidR="00000000" w:rsidRPr="00000000">
              <w:rPr>
                <w:b w:val="1"/>
                <w:bCs w:val="1"/>
                <w:rtl w:val="0"/>
              </w:rPr>
              <w:t xml:space="preserve">Nội dung mô tả</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D">
            <w:pPr>
              <w:jc w:val="left"/>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E">
            <w:pPr>
              <w:ind w:firstLine="0"/>
              <w:jc w:val="left"/>
              <w:rPr/>
            </w:pPr>
            <w:r w:rsidDel="00000000" w:rsidR="00000000" w:rsidRPr="00000000">
              <w:rPr>
                <w:rtl w:val="0"/>
              </w:rPr>
              <w:t xml:space="preserve">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ind w:firstLine="0"/>
              <w:jc w:val="left"/>
              <w:rPr/>
            </w:pPr>
            <w:r w:rsidDel="00000000" w:rsidR="00000000" w:rsidRPr="00000000">
              <w:rPr>
                <w:rtl w:val="0"/>
              </w:rPr>
              <w:t xml:space="preserve">departments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jc w:val="left"/>
              <w:rPr/>
            </w:pPr>
            <w:r w:rsidDel="00000000" w:rsidR="00000000" w:rsidRPr="00000000">
              <w:rPr>
                <w:rtl w:val="0"/>
              </w:rPr>
              <w:t xml:space="preserve">N:1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1">
            <w:pPr>
              <w:ind w:firstLine="0"/>
              <w:jc w:val="left"/>
              <w:rPr/>
            </w:pPr>
            <w:r w:rsidDel="00000000" w:rsidR="00000000" w:rsidRPr="00000000">
              <w:rPr>
                <w:rtl w:val="0"/>
              </w:rPr>
              <w:t xml:space="preserve">Nhiều người dùng thuộc một phòng ban; mỗi người dùng chỉ thuộc một phòng ban tại một thời điểm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jc w:val="left"/>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3">
            <w:pPr>
              <w:ind w:firstLine="0"/>
              <w:jc w:val="left"/>
              <w:rPr/>
            </w:pPr>
            <w:r w:rsidDel="00000000" w:rsidR="00000000" w:rsidRPr="00000000">
              <w:rPr>
                <w:rtl w:val="0"/>
              </w:rPr>
              <w:t xml:space="preserve">departments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ind w:firstLine="0"/>
              <w:jc w:val="left"/>
              <w:rPr/>
            </w:pPr>
            <w:r w:rsidDel="00000000" w:rsidR="00000000" w:rsidRPr="00000000">
              <w:rPr>
                <w:rtl w:val="0"/>
              </w:rPr>
              <w:t xml:space="preserve">departments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5">
            <w:pPr>
              <w:jc w:val="left"/>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6">
            <w:pPr>
              <w:ind w:firstLine="0"/>
              <w:jc w:val="left"/>
              <w:rPr/>
            </w:pPr>
            <w:r w:rsidDel="00000000" w:rsidR="00000000" w:rsidRPr="00000000">
              <w:rPr>
                <w:rtl w:val="0"/>
              </w:rPr>
              <w:t xml:space="preserve">Một phòng ban có thể có nhiều phòng ban con, thể hiện cấu trúc tổ chức phân cấp</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jc w:val="left"/>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8">
            <w:pPr>
              <w:ind w:firstLine="0"/>
              <w:jc w:val="left"/>
              <w:rPr/>
            </w:pPr>
            <w:r w:rsidDel="00000000" w:rsidR="00000000" w:rsidRPr="00000000">
              <w:rPr>
                <w:rtl w:val="0"/>
              </w:rPr>
              <w:t xml:space="preserve">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9">
            <w:pPr>
              <w:ind w:firstLine="0"/>
              <w:jc w:val="left"/>
              <w:rPr/>
            </w:pPr>
            <w:r w:rsidDel="00000000" w:rsidR="00000000" w:rsidRPr="00000000">
              <w:rPr>
                <w:rtl w:val="0"/>
              </w:rPr>
              <w:t xml:space="preserve">roles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A">
            <w:pPr>
              <w:jc w:val="left"/>
              <w:rPr/>
            </w:pPr>
            <w:r w:rsidDel="00000000" w:rsidR="00000000" w:rsidRPr="00000000">
              <w:rPr>
                <w:rtl w:val="0"/>
              </w:rPr>
              <w:t xml:space="preserve">N:1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B">
            <w:pPr>
              <w:ind w:firstLine="0"/>
              <w:jc w:val="left"/>
              <w:rPr/>
            </w:pPr>
            <w:r w:rsidDel="00000000" w:rsidR="00000000" w:rsidRPr="00000000">
              <w:rPr>
                <w:rtl w:val="0"/>
              </w:rPr>
              <w:t xml:space="preserve">Mỗi người dùng được gán một vai trò; một vai trò có thể được gán cho nhiều người dùng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jc w:val="left"/>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ind w:firstLine="0"/>
              <w:jc w:val="left"/>
              <w:rPr/>
            </w:pPr>
            <w:r w:rsidDel="00000000" w:rsidR="00000000" w:rsidRPr="00000000">
              <w:rPr>
                <w:rtl w:val="0"/>
              </w:rPr>
              <w:t xml:space="preserve">roles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E">
            <w:pPr>
              <w:ind w:firstLine="0"/>
              <w:jc w:val="left"/>
              <w:rPr/>
            </w:pPr>
            <w:r w:rsidDel="00000000" w:rsidR="00000000" w:rsidRPr="00000000">
              <w:rPr>
                <w:rtl w:val="0"/>
              </w:rPr>
              <w:t xml:space="preserve">permissions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F">
            <w:pPr>
              <w:jc w:val="left"/>
              <w:rPr/>
            </w:pPr>
            <w:r w:rsidDel="00000000" w:rsidR="00000000" w:rsidRPr="00000000">
              <w:rPr>
                <w:rtl w:val="0"/>
              </w:rPr>
              <w:t xml:space="preserve">M:N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ind w:firstLine="0"/>
              <w:jc w:val="left"/>
              <w:rPr/>
            </w:pPr>
            <w:r w:rsidDel="00000000" w:rsidR="00000000" w:rsidRPr="00000000">
              <w:rPr>
                <w:rtl w:val="0"/>
              </w:rPr>
              <w:t xml:space="preserve">Một vai trò có thể bao gồm nhiều quyền, và một quyền có thể được sử dụng cho nhiều vai trò khác nhau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1">
            <w:pPr>
              <w:jc w:val="left"/>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2">
            <w:pPr>
              <w:ind w:firstLine="0"/>
              <w:jc w:val="left"/>
              <w:rPr/>
            </w:pPr>
            <w:r w:rsidDel="00000000" w:rsidR="00000000" w:rsidRPr="00000000">
              <w:rPr>
                <w:rtl w:val="0"/>
              </w:rPr>
              <w:t xml:space="preserve">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3">
            <w:pPr>
              <w:ind w:firstLine="0"/>
              <w:jc w:val="left"/>
              <w:rPr/>
            </w:pPr>
            <w:r w:rsidDel="00000000" w:rsidR="00000000" w:rsidRPr="00000000">
              <w:rPr>
                <w:rtl w:val="0"/>
              </w:rPr>
              <w:t xml:space="preserve">users (creator)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4">
            <w:pPr>
              <w:jc w:val="left"/>
              <w:rPr/>
            </w:pPr>
            <w:r w:rsidDel="00000000" w:rsidR="00000000" w:rsidRPr="00000000">
              <w:rPr>
                <w:rtl w:val="0"/>
              </w:rPr>
              <w:t xml:space="preserve">N:1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5">
            <w:pPr>
              <w:jc w:val="left"/>
              <w:rPr/>
            </w:pPr>
            <w:r w:rsidDel="00000000" w:rsidR="00000000" w:rsidRPr="00000000">
              <w:rPr>
                <w:rtl w:val="0"/>
              </w:rPr>
              <w:t xml:space="preserve">Mỗi công việc có một người tạo; một người dùng có thể tạo nhiều công việc</w:t>
            </w:r>
          </w:p>
        </w:tc>
      </w:tr>
      <w:tr>
        <w:trPr>
          <w:cantSplit w:val="0"/>
          <w:trHeight w:val="1069.01855468751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6">
            <w:pPr>
              <w:jc w:val="left"/>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7">
            <w:pPr>
              <w:ind w:firstLine="0"/>
              <w:jc w:val="left"/>
              <w:rPr/>
            </w:pPr>
            <w:r w:rsidDel="00000000" w:rsidR="00000000" w:rsidRPr="00000000">
              <w:rPr>
                <w:rtl w:val="0"/>
              </w:rPr>
              <w:t xml:space="preserve">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8">
            <w:pPr>
              <w:ind w:firstLine="0"/>
              <w:jc w:val="left"/>
              <w:rPr/>
            </w:pPr>
            <w:r w:rsidDel="00000000" w:rsidR="00000000" w:rsidRPr="00000000">
              <w:rPr>
                <w:rtl w:val="0"/>
              </w:rPr>
              <w:t xml:space="preserve">task_assignments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9">
            <w:pPr>
              <w:jc w:val="left"/>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A">
            <w:pPr>
              <w:jc w:val="left"/>
              <w:rPr/>
            </w:pPr>
            <w:r w:rsidDel="00000000" w:rsidR="00000000" w:rsidRPr="00000000">
              <w:rPr>
                <w:rtl w:val="0"/>
              </w:rPr>
              <w:t xml:space="preserve">Một công việc có thể được phân công cho nhiều người thông qua bảng phân công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B">
            <w:pPr>
              <w:jc w:val="left"/>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C">
            <w:pPr>
              <w:ind w:firstLine="0"/>
              <w:jc w:val="left"/>
              <w:rPr/>
            </w:pPr>
            <w:r w:rsidDel="00000000" w:rsidR="00000000" w:rsidRPr="00000000">
              <w:rPr>
                <w:rtl w:val="0"/>
              </w:rPr>
              <w:t xml:space="preserve">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D">
            <w:pPr>
              <w:ind w:firstLine="0"/>
              <w:jc w:val="left"/>
              <w:rPr/>
            </w:pPr>
            <w:r w:rsidDel="00000000" w:rsidR="00000000" w:rsidRPr="00000000">
              <w:rPr>
                <w:rtl w:val="0"/>
              </w:rPr>
              <w:t xml:space="preserve">task_assignments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E">
            <w:pPr>
              <w:jc w:val="left"/>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F">
            <w:pPr>
              <w:jc w:val="left"/>
              <w:rPr/>
            </w:pPr>
            <w:r w:rsidDel="00000000" w:rsidR="00000000" w:rsidRPr="00000000">
              <w:rPr>
                <w:rtl w:val="0"/>
              </w:rPr>
              <w:t xml:space="preserve">Một người dùng có thể được giao nhiều công việc khác nhau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0">
            <w:pPr>
              <w:jc w:val="left"/>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1">
            <w:pPr>
              <w:ind w:firstLine="0"/>
              <w:jc w:val="left"/>
              <w:rPr/>
            </w:pPr>
            <w:r w:rsidDel="00000000" w:rsidR="00000000" w:rsidRPr="00000000">
              <w:rPr>
                <w:rtl w:val="0"/>
              </w:rPr>
              <w:t xml:space="preserve">kpi_periods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2">
            <w:pPr>
              <w:ind w:firstLine="0"/>
              <w:jc w:val="left"/>
              <w:rPr/>
            </w:pPr>
            <w:r w:rsidDel="00000000" w:rsidR="00000000" w:rsidRPr="00000000">
              <w:rPr>
                <w:rtl w:val="0"/>
              </w:rPr>
              <w:t xml:space="preserve">kpi_indicators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3">
            <w:pPr>
              <w:jc w:val="left"/>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4">
            <w:pPr>
              <w:jc w:val="left"/>
              <w:rPr/>
            </w:pPr>
            <w:r w:rsidDel="00000000" w:rsidR="00000000" w:rsidRPr="00000000">
              <w:rPr>
                <w:rtl w:val="0"/>
              </w:rPr>
              <w:t xml:space="preserve">Một chu kỳ đánh giá KPI có thể bao gồm nhiều chỉ tiêu KPI</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5">
            <w:pPr>
              <w:jc w:val="left"/>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6">
            <w:pPr>
              <w:ind w:firstLine="0"/>
              <w:jc w:val="left"/>
              <w:rPr/>
            </w:pPr>
            <w:r w:rsidDel="00000000" w:rsidR="00000000" w:rsidRPr="00000000">
              <w:rPr>
                <w:rtl w:val="0"/>
              </w:rPr>
              <w:t xml:space="preserve">kpi_indicators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7">
            <w:pPr>
              <w:ind w:firstLine="0"/>
              <w:jc w:val="left"/>
              <w:rPr/>
            </w:pPr>
            <w:r w:rsidDel="00000000" w:rsidR="00000000" w:rsidRPr="00000000">
              <w:rPr>
                <w:rtl w:val="0"/>
              </w:rPr>
              <w:t xml:space="preserve">kpi_results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8">
            <w:pPr>
              <w:jc w:val="left"/>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9">
            <w:pPr>
              <w:jc w:val="left"/>
              <w:rPr/>
            </w:pPr>
            <w:r w:rsidDel="00000000" w:rsidR="00000000" w:rsidRPr="00000000">
              <w:rPr>
                <w:rtl w:val="0"/>
              </w:rPr>
              <w:t xml:space="preserve">Mỗi chỉ tiêu KPI có thể phát sinh nhiều kết quả đánh giá tương ứng với từng nhân sự</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A">
            <w:pPr>
              <w:ind w:firstLine="0"/>
              <w:jc w:val="left"/>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B">
            <w:pPr>
              <w:jc w:val="left"/>
              <w:rPr/>
            </w:pPr>
            <w:r w:rsidDel="00000000" w:rsidR="00000000" w:rsidRPr="00000000">
              <w:rPr>
                <w:rtl w:val="0"/>
              </w:rPr>
              <w:t xml:space="preserve">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ind w:firstLine="0"/>
              <w:jc w:val="left"/>
              <w:rPr/>
            </w:pPr>
            <w:r w:rsidDel="00000000" w:rsidR="00000000" w:rsidRPr="00000000">
              <w:rPr>
                <w:rtl w:val="0"/>
              </w:rPr>
              <w:t xml:space="preserve">kpi_results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D">
            <w:pPr>
              <w:jc w:val="left"/>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E">
            <w:pPr>
              <w:jc w:val="left"/>
              <w:rPr/>
            </w:pPr>
            <w:r w:rsidDel="00000000" w:rsidR="00000000" w:rsidRPr="00000000">
              <w:rPr>
                <w:rtl w:val="0"/>
              </w:rPr>
              <w:t xml:space="preserve">Một người dùng có thể có nhiều kết quả KPI theo từng kỳ đánh giá</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F">
            <w:pPr>
              <w:ind w:firstLine="0"/>
              <w:jc w:val="left"/>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0">
            <w:pPr>
              <w:jc w:val="left"/>
              <w:rPr/>
            </w:pPr>
            <w:r w:rsidDel="00000000" w:rsidR="00000000" w:rsidRPr="00000000">
              <w:rPr>
                <w:rtl w:val="0"/>
              </w:rPr>
              <w:t xml:space="preserve">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1">
            <w:pPr>
              <w:ind w:firstLine="0"/>
              <w:jc w:val="left"/>
              <w:rPr/>
            </w:pPr>
            <w:r w:rsidDel="00000000" w:rsidR="00000000" w:rsidRPr="00000000">
              <w:rPr>
                <w:rtl w:val="0"/>
              </w:rPr>
              <w:t xml:space="preserve">notifications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2">
            <w:pPr>
              <w:jc w:val="left"/>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3">
            <w:pPr>
              <w:jc w:val="left"/>
              <w:rPr/>
            </w:pPr>
            <w:r w:rsidDel="00000000" w:rsidR="00000000" w:rsidRPr="00000000">
              <w:rPr>
                <w:rtl w:val="0"/>
              </w:rPr>
              <w:t xml:space="preserve">Mỗi người dùng có thể nhận nhiều thông báo từ hệ thống</w:t>
            </w:r>
          </w:p>
        </w:tc>
      </w:tr>
    </w:tbl>
    <w:p w:rsidR="00000000" w:rsidDel="00000000" w:rsidP="00000000" w:rsidRDefault="00000000" w:rsidRPr="00000000" w14:paraId="00000604">
      <w:pPr>
        <w:jc w:val="left"/>
        <w:rPr/>
      </w:pPr>
      <w:r w:rsidDel="00000000" w:rsidR="00000000" w:rsidRPr="00000000">
        <w:rPr>
          <w:rtl w:val="0"/>
        </w:rPr>
      </w:r>
    </w:p>
    <w:p w:rsidR="00000000" w:rsidDel="00000000" w:rsidP="00000000" w:rsidRDefault="00000000" w:rsidRPr="00000000" w14:paraId="00000605">
      <w:pPr>
        <w:ind w:firstLine="0"/>
        <w:jc w:val="left"/>
        <w:rPr/>
      </w:pPr>
      <w:r w:rsidDel="00000000" w:rsidR="00000000" w:rsidRPr="00000000">
        <w:rPr>
          <w:rtl w:val="0"/>
        </w:rPr>
        <w:t xml:space="preserve">Sơ đồ: </w:t>
      </w:r>
    </w:p>
    <w:p w:rsidR="00000000" w:rsidDel="00000000" w:rsidP="00000000" w:rsidRDefault="00000000" w:rsidRPr="00000000" w14:paraId="00000606">
      <w:pPr>
        <w:ind w:firstLine="0"/>
        <w:jc w:val="left"/>
        <w:rPr/>
      </w:pPr>
      <w:r w:rsidDel="00000000" w:rsidR="00000000" w:rsidRPr="00000000">
        <w:rPr/>
        <w:drawing>
          <wp:inline distB="114300" distT="114300" distL="114300" distR="114300">
            <wp:extent cx="5543550" cy="5777054"/>
            <wp:effectExtent b="0" l="0" r="0" t="0"/>
            <wp:docPr id="1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543550" cy="5777054"/>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ind w:firstLine="0"/>
        <w:rPr/>
      </w:pPr>
      <w:r w:rsidDel="00000000" w:rsidR="00000000" w:rsidRPr="00000000">
        <w:rPr>
          <w:rtl w:val="0"/>
        </w:rPr>
      </w:r>
    </w:p>
    <w:p w:rsidR="00000000" w:rsidDel="00000000" w:rsidP="00000000" w:rsidRDefault="00000000" w:rsidRPr="00000000" w14:paraId="00000608">
      <w:pPr>
        <w:pStyle w:val="Heading2"/>
        <w:keepNext w:val="0"/>
        <w:keepLines w:val="0"/>
        <w:spacing w:after="80" w:before="360" w:line="278.00000000000006" w:lineRule="auto"/>
        <w:ind w:left="0" w:firstLine="0"/>
        <w:jc w:val="both"/>
        <w:rPr>
          <w:b w:val="1"/>
          <w:bCs w:val="1"/>
          <w:sz w:val="34"/>
          <w:szCs w:val="34"/>
        </w:rPr>
      </w:pPr>
      <w:bookmarkStart w:colFirst="0" w:colLast="0" w:name="_7jf6obq2r74i" w:id="75"/>
      <w:bookmarkEnd w:id="75"/>
      <w:r w:rsidDel="00000000" w:rsidR="00000000" w:rsidRPr="00000000">
        <w:rPr>
          <w:b w:val="1"/>
          <w:bCs w:val="1"/>
          <w:sz w:val="34"/>
          <w:szCs w:val="34"/>
          <w:rtl w:val="0"/>
        </w:rPr>
        <w:t xml:space="preserve">IV. Thiết kế giao diện</w:t>
      </w:r>
    </w:p>
    <w:p w:rsidR="00000000" w:rsidDel="00000000" w:rsidP="00000000" w:rsidRDefault="00000000" w:rsidRPr="00000000" w14:paraId="00000609">
      <w:pPr>
        <w:rPr>
          <w:sz w:val="26"/>
          <w:szCs w:val="26"/>
        </w:rPr>
      </w:pPr>
      <w:r w:rsidDel="00000000" w:rsidR="00000000" w:rsidRPr="00000000">
        <w:rPr>
          <w:sz w:val="26"/>
          <w:szCs w:val="26"/>
          <w:rtl w:val="0"/>
        </w:rPr>
        <w:t xml:space="preserve">Thiết kế giao diện người dùng tuân theo nguyên tắc UX/UI hiện đại: trực quan, nhất quán và thân thiện với người dùng ở mọi cấp độ kỹ thuật. Các nguyên tắc thiết kế cốt lõi được áp dụng:</w:t>
      </w:r>
    </w:p>
    <w:p w:rsidR="00000000" w:rsidDel="00000000" w:rsidP="00000000" w:rsidRDefault="00000000" w:rsidRPr="00000000" w14:paraId="0000060A">
      <w:pPr>
        <w:rPr>
          <w:sz w:val="26"/>
          <w:szCs w:val="26"/>
        </w:rPr>
      </w:pPr>
      <w:r w:rsidDel="00000000" w:rsidR="00000000" w:rsidRPr="00000000">
        <w:rPr>
          <w:sz w:val="26"/>
          <w:szCs w:val="26"/>
          <w:rtl w:val="0"/>
        </w:rPr>
        <w:t xml:space="preserve">•  Responsive Design: Giao diện tự động thích ứng với mọi kích thước màn hình.</w:t>
      </w:r>
    </w:p>
    <w:p w:rsidR="00000000" w:rsidDel="00000000" w:rsidP="00000000" w:rsidRDefault="00000000" w:rsidRPr="00000000" w14:paraId="0000060B">
      <w:pPr>
        <w:rPr>
          <w:sz w:val="26"/>
          <w:szCs w:val="26"/>
        </w:rPr>
      </w:pPr>
      <w:r w:rsidDel="00000000" w:rsidR="00000000" w:rsidRPr="00000000">
        <w:rPr>
          <w:sz w:val="26"/>
          <w:szCs w:val="26"/>
          <w:rtl w:val="0"/>
        </w:rPr>
        <w:t xml:space="preserve">•  Progressive Disclosure: Hiển thị thông tin theo độ quan trọng, tránh quá tải.</w:t>
      </w:r>
    </w:p>
    <w:p w:rsidR="00000000" w:rsidDel="00000000" w:rsidP="00000000" w:rsidRDefault="00000000" w:rsidRPr="00000000" w14:paraId="0000060C">
      <w:pPr>
        <w:rPr>
          <w:sz w:val="26"/>
          <w:szCs w:val="26"/>
        </w:rPr>
      </w:pPr>
      <w:r w:rsidDel="00000000" w:rsidR="00000000" w:rsidRPr="00000000">
        <w:rPr>
          <w:sz w:val="26"/>
          <w:szCs w:val="26"/>
          <w:rtl w:val="0"/>
        </w:rPr>
        <w:t xml:space="preserve">•  Consistency: Màu sắc, font chữ, kích thước và hành vi nút bấm nhất quán.</w:t>
      </w:r>
    </w:p>
    <w:p w:rsidR="00000000" w:rsidDel="00000000" w:rsidP="00000000" w:rsidRDefault="00000000" w:rsidRPr="00000000" w14:paraId="0000060D">
      <w:pPr>
        <w:rPr>
          <w:sz w:val="26"/>
          <w:szCs w:val="26"/>
        </w:rPr>
      </w:pPr>
      <w:r w:rsidDel="00000000" w:rsidR="00000000" w:rsidRPr="00000000">
        <w:rPr>
          <w:sz w:val="26"/>
          <w:szCs w:val="26"/>
          <w:rtl w:val="0"/>
        </w:rPr>
        <w:t xml:space="preserve">•  Feedback &amp; Affordance: Mọi thao tác đều có phản hồi trực quan.</w:t>
      </w:r>
    </w:p>
    <w:p w:rsidR="00000000" w:rsidDel="00000000" w:rsidP="00000000" w:rsidRDefault="00000000" w:rsidRPr="00000000" w14:paraId="0000060E">
      <w:pPr>
        <w:rPr>
          <w:sz w:val="26"/>
          <w:szCs w:val="26"/>
        </w:rPr>
      </w:pPr>
      <w:r w:rsidDel="00000000" w:rsidR="00000000" w:rsidRPr="00000000">
        <w:rPr>
          <w:sz w:val="26"/>
          <w:szCs w:val="26"/>
          <w:rtl w:val="0"/>
        </w:rPr>
        <w:t xml:space="preserve">•  Accessibility (WCAG 2.1 AA): Hỗ trợ người dùng khuyết tật với tỷ lệ tương phản màu sắc đủ chuẩn, nhãn ARIA.</w:t>
      </w:r>
    </w:p>
    <w:p w:rsidR="00000000" w:rsidDel="00000000" w:rsidP="00000000" w:rsidRDefault="00000000" w:rsidRPr="00000000" w14:paraId="0000060F">
      <w:pPr>
        <w:rPr>
          <w:color w:val="1a1a2e"/>
          <w:sz w:val="26"/>
          <w:szCs w:val="26"/>
        </w:rPr>
      </w:pPr>
      <w:r w:rsidDel="00000000" w:rsidR="00000000" w:rsidRPr="00000000">
        <w:rPr>
          <w:sz w:val="26"/>
          <w:szCs w:val="26"/>
          <w:rtl w:val="0"/>
        </w:rPr>
        <w:t xml:space="preserve">Danh sách các màn hình chính trong hệ thống:</w:t>
      </w:r>
      <w:r w:rsidDel="00000000" w:rsidR="00000000" w:rsidRPr="00000000">
        <w:rPr>
          <w:rtl w:val="0"/>
        </w:rPr>
      </w:r>
    </w:p>
    <w:tbl>
      <w:tblPr>
        <w:tblStyle w:val="Table29"/>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685"/>
        <w:gridCol w:w="1433.333333333333"/>
        <w:gridCol w:w="4761.666666666667"/>
        <w:tblGridChange w:id="0">
          <w:tblGrid>
            <w:gridCol w:w="735"/>
            <w:gridCol w:w="2685"/>
            <w:gridCol w:w="1433.333333333333"/>
            <w:gridCol w:w="4761.666666666667"/>
          </w:tblGrid>
        </w:tblGridChange>
      </w:tblGrid>
      <w:tr>
        <w:trPr>
          <w:cantSplit w:val="0"/>
          <w:trHeight w:val="405" w:hRule="atLeast"/>
          <w:tblHeader w:val="0"/>
        </w:trPr>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610">
            <w:pPr>
              <w:spacing w:after="240" w:before="240" w:lineRule="auto"/>
              <w:ind w:left="-60" w:firstLine="0"/>
              <w:jc w:val="center"/>
              <w:rPr>
                <w:b w:val="1"/>
                <w:bCs w:val="1"/>
                <w:color w:val="ffffff"/>
              </w:rPr>
            </w:pPr>
            <w:r w:rsidDel="00000000" w:rsidR="00000000" w:rsidRPr="00000000">
              <w:rPr>
                <w:b w:val="1"/>
                <w:bCs w:val="1"/>
                <w:color w:val="ffffff"/>
                <w:rtl w:val="0"/>
              </w:rPr>
              <w:t xml:space="preserve">STT</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611">
            <w:pPr>
              <w:spacing w:after="240" w:before="240" w:lineRule="auto"/>
              <w:ind w:left="-60" w:firstLine="0"/>
              <w:jc w:val="center"/>
              <w:rPr>
                <w:b w:val="1"/>
                <w:bCs w:val="1"/>
                <w:color w:val="ffffff"/>
              </w:rPr>
            </w:pPr>
            <w:r w:rsidDel="00000000" w:rsidR="00000000" w:rsidRPr="00000000">
              <w:rPr>
                <w:b w:val="1"/>
                <w:bCs w:val="1"/>
                <w:color w:val="ffffff"/>
                <w:rtl w:val="0"/>
              </w:rPr>
              <w:t xml:space="preserve">Màn hình</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612">
            <w:pPr>
              <w:spacing w:after="240" w:before="240" w:lineRule="auto"/>
              <w:ind w:left="-60" w:firstLine="0"/>
              <w:jc w:val="center"/>
              <w:rPr>
                <w:b w:val="1"/>
                <w:bCs w:val="1"/>
                <w:color w:val="ffffff"/>
              </w:rPr>
            </w:pPr>
            <w:r w:rsidDel="00000000" w:rsidR="00000000" w:rsidRPr="00000000">
              <w:rPr>
                <w:b w:val="1"/>
                <w:bCs w:val="1"/>
                <w:color w:val="ffffff"/>
                <w:rtl w:val="0"/>
              </w:rPr>
              <w:t xml:space="preserve">Đối tượng sử dụng</w:t>
            </w:r>
          </w:p>
        </w:tc>
        <w:tc>
          <w:tcPr>
            <w:tcBorders>
              <w:top w:color="b4c7d9" w:space="0" w:sz="6" w:val="single"/>
              <w:left w:color="b4c7d9" w:space="0" w:sz="6" w:val="single"/>
              <w:bottom w:color="b4c7d9" w:space="0" w:sz="6" w:val="single"/>
              <w:right w:color="b4c7d9" w:space="0" w:sz="6" w:val="single"/>
            </w:tcBorders>
            <w:shd w:fill="1f4e79" w:val="clear"/>
            <w:tcMar>
              <w:top w:w="80.0" w:type="dxa"/>
              <w:left w:w="160.0" w:type="dxa"/>
              <w:bottom w:w="80.0" w:type="dxa"/>
              <w:right w:w="160.0" w:type="dxa"/>
            </w:tcMar>
          </w:tcPr>
          <w:p w:rsidR="00000000" w:rsidDel="00000000" w:rsidP="00000000" w:rsidRDefault="00000000" w:rsidRPr="00000000" w14:paraId="00000613">
            <w:pPr>
              <w:spacing w:after="240" w:before="240" w:lineRule="auto"/>
              <w:ind w:left="-60" w:firstLine="0"/>
              <w:jc w:val="center"/>
              <w:rPr>
                <w:b w:val="1"/>
                <w:bCs w:val="1"/>
                <w:color w:val="ffffff"/>
              </w:rPr>
            </w:pPr>
            <w:r w:rsidDel="00000000" w:rsidR="00000000" w:rsidRPr="00000000">
              <w:rPr>
                <w:b w:val="1"/>
                <w:bCs w:val="1"/>
                <w:color w:val="ffffff"/>
                <w:rtl w:val="0"/>
              </w:rPr>
              <w:t xml:space="preserve">Mô tả thành phần chính</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14">
            <w:pPr>
              <w:spacing w:after="240" w:before="240" w:lineRule="auto"/>
              <w:ind w:left="-60" w:firstLine="0"/>
              <w:jc w:val="center"/>
              <w:rPr>
                <w:color w:val="1a1a2e"/>
              </w:rPr>
            </w:pPr>
            <w:r w:rsidDel="00000000" w:rsidR="00000000" w:rsidRPr="00000000">
              <w:rPr>
                <w:color w:val="1a1a2e"/>
                <w:rtl w:val="0"/>
              </w:rPr>
              <w:t xml:space="preserve">1</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15">
            <w:pPr>
              <w:spacing w:after="240" w:before="240" w:lineRule="auto"/>
              <w:ind w:left="-60" w:firstLine="0"/>
              <w:rPr>
                <w:b w:val="1"/>
                <w:bCs w:val="1"/>
                <w:color w:val="1a1a2e"/>
              </w:rPr>
            </w:pPr>
            <w:r w:rsidDel="00000000" w:rsidR="00000000" w:rsidRPr="00000000">
              <w:rPr>
                <w:b w:val="1"/>
                <w:bCs w:val="1"/>
                <w:color w:val="1a1a2e"/>
                <w:rtl w:val="0"/>
              </w:rPr>
              <w:t xml:space="preserve">Đăng nhập (Login)</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16">
            <w:pPr>
              <w:spacing w:after="240" w:before="240" w:lineRule="auto"/>
              <w:ind w:left="-60" w:firstLine="0"/>
              <w:rPr>
                <w:color w:val="1a1a2e"/>
              </w:rPr>
            </w:pPr>
            <w:r w:rsidDel="00000000" w:rsidR="00000000" w:rsidRPr="00000000">
              <w:rPr>
                <w:color w:val="1a1a2e"/>
                <w:rtl w:val="0"/>
              </w:rPr>
              <w:t xml:space="preserve">Tất cả</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17">
            <w:pPr>
              <w:spacing w:after="240" w:before="240" w:lineRule="auto"/>
              <w:ind w:left="-60" w:firstLine="0"/>
              <w:rPr>
                <w:color w:val="1a1a2e"/>
              </w:rPr>
            </w:pPr>
            <w:r w:rsidDel="00000000" w:rsidR="00000000" w:rsidRPr="00000000">
              <w:rPr>
                <w:color w:val="1a1a2e"/>
                <w:rtl w:val="0"/>
              </w:rPr>
              <w:t xml:space="preserve">Form email/mật khẩu, nút đăng nhập, liên kết quên mật khẩu, logo tổ chức</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18">
            <w:pPr>
              <w:spacing w:after="240" w:before="240" w:lineRule="auto"/>
              <w:ind w:left="-60" w:firstLine="0"/>
              <w:jc w:val="center"/>
              <w:rPr>
                <w:color w:val="1a1a2e"/>
              </w:rPr>
            </w:pPr>
            <w:r w:rsidDel="00000000" w:rsidR="00000000" w:rsidRPr="00000000">
              <w:rPr>
                <w:color w:val="1a1a2e"/>
                <w:rtl w:val="0"/>
              </w:rPr>
              <w:t xml:space="preserve">2</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19">
            <w:pPr>
              <w:spacing w:after="240" w:before="240" w:lineRule="auto"/>
              <w:ind w:left="-60" w:firstLine="0"/>
              <w:rPr>
                <w:b w:val="1"/>
                <w:bCs w:val="1"/>
                <w:color w:val="1a1a2e"/>
              </w:rPr>
            </w:pPr>
            <w:r w:rsidDel="00000000" w:rsidR="00000000" w:rsidRPr="00000000">
              <w:rPr>
                <w:b w:val="1"/>
                <w:bCs w:val="1"/>
                <w:color w:val="1a1a2e"/>
                <w:rtl w:val="0"/>
              </w:rPr>
              <w:t xml:space="preserve">Dashboard Cá nhân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1A">
            <w:pPr>
              <w:spacing w:after="240" w:before="240" w:lineRule="auto"/>
              <w:ind w:left="-60" w:firstLine="0"/>
              <w:rPr>
                <w:color w:val="1a1a2e"/>
              </w:rPr>
            </w:pPr>
            <w:r w:rsidDel="00000000" w:rsidR="00000000" w:rsidRPr="00000000">
              <w:rPr>
                <w:color w:val="1a1a2e"/>
                <w:rtl w:val="0"/>
              </w:rPr>
              <w:t xml:space="preserve">Employee</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1B">
            <w:pPr>
              <w:spacing w:after="240" w:before="240" w:lineRule="auto"/>
              <w:ind w:left="-60" w:firstLine="0"/>
              <w:rPr>
                <w:color w:val="1a1a2e"/>
              </w:rPr>
            </w:pPr>
            <w:r w:rsidDel="00000000" w:rsidR="00000000" w:rsidRPr="00000000">
              <w:rPr>
                <w:color w:val="1a1a2e"/>
                <w:rtl w:val="0"/>
              </w:rPr>
              <w:t xml:space="preserve">Thẻ tóm tắt KPI, danh sách công việc sắp đến hạn, biểu đồ tiến độ, thông báo gần đây</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1C">
            <w:pPr>
              <w:spacing w:after="240" w:before="240" w:lineRule="auto"/>
              <w:ind w:left="-60" w:firstLine="0"/>
              <w:jc w:val="center"/>
              <w:rPr>
                <w:color w:val="1a1a2e"/>
              </w:rPr>
            </w:pPr>
            <w:r w:rsidDel="00000000" w:rsidR="00000000" w:rsidRPr="00000000">
              <w:rPr>
                <w:color w:val="1a1a2e"/>
                <w:rtl w:val="0"/>
              </w:rPr>
              <w:t xml:space="preserve">3</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1D">
            <w:pPr>
              <w:spacing w:after="240" w:before="240" w:lineRule="auto"/>
              <w:ind w:left="-60" w:firstLine="0"/>
              <w:rPr>
                <w:b w:val="1"/>
                <w:bCs w:val="1"/>
                <w:color w:val="1a1a2e"/>
              </w:rPr>
            </w:pPr>
            <w:r w:rsidDel="00000000" w:rsidR="00000000" w:rsidRPr="00000000">
              <w:rPr>
                <w:b w:val="1"/>
                <w:bCs w:val="1"/>
                <w:color w:val="1a1a2e"/>
                <w:rtl w:val="0"/>
              </w:rPr>
              <w:t xml:space="preserve">Dashboard Quản lý</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1E">
            <w:pPr>
              <w:spacing w:after="240" w:before="240" w:lineRule="auto"/>
              <w:ind w:left="-60" w:firstLine="0"/>
              <w:rPr>
                <w:color w:val="1a1a2e"/>
              </w:rPr>
            </w:pPr>
            <w:r w:rsidDel="00000000" w:rsidR="00000000" w:rsidRPr="00000000">
              <w:rPr>
                <w:color w:val="1a1a2e"/>
                <w:rtl w:val="0"/>
              </w:rPr>
              <w:t xml:space="preserve">Manager</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1F">
            <w:pPr>
              <w:spacing w:after="240" w:before="240" w:lineRule="auto"/>
              <w:ind w:left="-60" w:firstLine="0"/>
              <w:rPr>
                <w:color w:val="1a1a2e"/>
              </w:rPr>
            </w:pPr>
            <w:r w:rsidDel="00000000" w:rsidR="00000000" w:rsidRPr="00000000">
              <w:rPr>
                <w:color w:val="1a1a2e"/>
                <w:rtl w:val="0"/>
              </w:rPr>
              <w:t xml:space="preserve">Bảng tổng quan nhóm, tỉ lệ hoàn thành task, KPI tổng hợp nhóm, Top/Bottom performers</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20">
            <w:pPr>
              <w:spacing w:after="240" w:before="240" w:lineRule="auto"/>
              <w:ind w:left="-60" w:firstLine="0"/>
              <w:jc w:val="center"/>
              <w:rPr>
                <w:color w:val="1a1a2e"/>
              </w:rPr>
            </w:pPr>
            <w:r w:rsidDel="00000000" w:rsidR="00000000" w:rsidRPr="00000000">
              <w:rPr>
                <w:color w:val="1a1a2e"/>
                <w:rtl w:val="0"/>
              </w:rPr>
              <w:t xml:space="preserve">4</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21">
            <w:pPr>
              <w:spacing w:after="240" w:before="240" w:lineRule="auto"/>
              <w:ind w:left="-60" w:firstLine="0"/>
              <w:rPr>
                <w:b w:val="1"/>
                <w:bCs w:val="1"/>
                <w:color w:val="1a1a2e"/>
              </w:rPr>
            </w:pPr>
            <w:r w:rsidDel="00000000" w:rsidR="00000000" w:rsidRPr="00000000">
              <w:rPr>
                <w:b w:val="1"/>
                <w:bCs w:val="1"/>
                <w:color w:val="1a1a2e"/>
                <w:rtl w:val="0"/>
              </w:rPr>
              <w:t xml:space="preserve">Dashboard Lãnh đạo</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22">
            <w:pPr>
              <w:spacing w:after="240" w:before="240" w:lineRule="auto"/>
              <w:ind w:left="-60" w:firstLine="0"/>
              <w:rPr>
                <w:color w:val="1a1a2e"/>
              </w:rPr>
            </w:pPr>
            <w:r w:rsidDel="00000000" w:rsidR="00000000" w:rsidRPr="00000000">
              <w:rPr>
                <w:color w:val="1a1a2e"/>
                <w:rtl w:val="0"/>
              </w:rPr>
              <w:t xml:space="preserve">Director</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23">
            <w:pPr>
              <w:spacing w:after="240" w:before="240" w:lineRule="auto"/>
              <w:ind w:left="-60" w:firstLine="0"/>
              <w:rPr>
                <w:color w:val="1a1a2e"/>
              </w:rPr>
            </w:pPr>
            <w:r w:rsidDel="00000000" w:rsidR="00000000" w:rsidRPr="00000000">
              <w:rPr>
                <w:color w:val="1a1a2e"/>
                <w:rtl w:val="0"/>
              </w:rPr>
              <w:t xml:space="preserve">KPI toàn tổ chức theo phòng ban, biểu đồ trend theo quý, heat-map nhân sự</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24">
            <w:pPr>
              <w:spacing w:after="240" w:before="240" w:lineRule="auto"/>
              <w:ind w:left="-60" w:firstLine="0"/>
              <w:jc w:val="center"/>
              <w:rPr>
                <w:color w:val="1a1a2e"/>
              </w:rPr>
            </w:pPr>
            <w:r w:rsidDel="00000000" w:rsidR="00000000" w:rsidRPr="00000000">
              <w:rPr>
                <w:color w:val="1a1a2e"/>
                <w:rtl w:val="0"/>
              </w:rPr>
              <w:t xml:space="preserve">5</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25">
            <w:pPr>
              <w:spacing w:after="240" w:before="240" w:lineRule="auto"/>
              <w:ind w:left="-60" w:firstLine="0"/>
              <w:rPr>
                <w:b w:val="1"/>
                <w:bCs w:val="1"/>
                <w:color w:val="1a1a2e"/>
              </w:rPr>
            </w:pPr>
            <w:r w:rsidDel="00000000" w:rsidR="00000000" w:rsidRPr="00000000">
              <w:rPr>
                <w:b w:val="1"/>
                <w:bCs w:val="1"/>
                <w:color w:val="1a1a2e"/>
                <w:rtl w:val="0"/>
              </w:rPr>
              <w:t xml:space="preserve">Danh sách Công việc (Task List)</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26">
            <w:pPr>
              <w:spacing w:after="240" w:before="240" w:lineRule="auto"/>
              <w:ind w:left="-60" w:firstLine="0"/>
              <w:rPr>
                <w:color w:val="1a1a2e"/>
              </w:rPr>
            </w:pPr>
            <w:r w:rsidDel="00000000" w:rsidR="00000000" w:rsidRPr="00000000">
              <w:rPr>
                <w:color w:val="1a1a2e"/>
                <w:rtl w:val="0"/>
              </w:rPr>
              <w:t xml:space="preserve">Employee, Mgr</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27">
            <w:pPr>
              <w:spacing w:after="240" w:before="240" w:lineRule="auto"/>
              <w:ind w:left="-60" w:firstLine="0"/>
              <w:rPr>
                <w:color w:val="1a1a2e"/>
              </w:rPr>
            </w:pPr>
            <w:r w:rsidDel="00000000" w:rsidR="00000000" w:rsidRPr="00000000">
              <w:rPr>
                <w:color w:val="1a1a2e"/>
                <w:rtl w:val="0"/>
              </w:rPr>
              <w:t xml:space="preserve">Bảng/Kanban board, bộ lọc theo trạng thái/deadline/người giao, tìm kiếm nhanh</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28">
            <w:pPr>
              <w:spacing w:after="240" w:before="240" w:lineRule="auto"/>
              <w:ind w:left="-60" w:firstLine="0"/>
              <w:jc w:val="center"/>
              <w:rPr>
                <w:color w:val="1a1a2e"/>
              </w:rPr>
            </w:pPr>
            <w:r w:rsidDel="00000000" w:rsidR="00000000" w:rsidRPr="00000000">
              <w:rPr>
                <w:color w:val="1a1a2e"/>
                <w:rtl w:val="0"/>
              </w:rPr>
              <w:t xml:space="preserve">6</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29">
            <w:pPr>
              <w:spacing w:after="240" w:before="240" w:lineRule="auto"/>
              <w:ind w:left="-60" w:firstLine="0"/>
              <w:rPr>
                <w:b w:val="1"/>
                <w:bCs w:val="1"/>
                <w:color w:val="1a1a2e"/>
              </w:rPr>
            </w:pPr>
            <w:r w:rsidDel="00000000" w:rsidR="00000000" w:rsidRPr="00000000">
              <w:rPr>
                <w:b w:val="1"/>
                <w:bCs w:val="1"/>
                <w:color w:val="1a1a2e"/>
                <w:rtl w:val="0"/>
              </w:rPr>
              <w:t xml:space="preserve">Chi tiết Công việc</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2A">
            <w:pPr>
              <w:spacing w:after="240" w:before="240" w:lineRule="auto"/>
              <w:ind w:left="-60" w:firstLine="0"/>
              <w:rPr>
                <w:color w:val="1a1a2e"/>
              </w:rPr>
            </w:pPr>
            <w:r w:rsidDel="00000000" w:rsidR="00000000" w:rsidRPr="00000000">
              <w:rPr>
                <w:color w:val="1a1a2e"/>
                <w:rtl w:val="0"/>
              </w:rPr>
              <w:t xml:space="preserve">Employee, Mgr</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2B">
            <w:pPr>
              <w:spacing w:after="240" w:before="240" w:lineRule="auto"/>
              <w:ind w:left="-60" w:firstLine="0"/>
              <w:rPr>
                <w:color w:val="1a1a2e"/>
              </w:rPr>
            </w:pPr>
            <w:r w:rsidDel="00000000" w:rsidR="00000000" w:rsidRPr="00000000">
              <w:rPr>
                <w:color w:val="1a1a2e"/>
                <w:rtl w:val="0"/>
              </w:rPr>
              <w:t xml:space="preserve">Thông tin đầy đủ, timeline tiến độ, khu vực bình luận, lịch sử thay đổi, tài liệu đính kèm</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2C">
            <w:pPr>
              <w:spacing w:after="240" w:before="240" w:lineRule="auto"/>
              <w:ind w:left="-60" w:firstLine="0"/>
              <w:jc w:val="center"/>
              <w:rPr>
                <w:color w:val="1a1a2e"/>
              </w:rPr>
            </w:pPr>
            <w:r w:rsidDel="00000000" w:rsidR="00000000" w:rsidRPr="00000000">
              <w:rPr>
                <w:color w:val="1a1a2e"/>
                <w:rtl w:val="0"/>
              </w:rPr>
              <w:t xml:space="preserve">7</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2D">
            <w:pPr>
              <w:spacing w:after="240" w:before="240" w:lineRule="auto"/>
              <w:ind w:left="-60" w:firstLine="0"/>
              <w:rPr>
                <w:b w:val="1"/>
                <w:bCs w:val="1"/>
                <w:color w:val="1a1a2e"/>
              </w:rPr>
            </w:pPr>
            <w:r w:rsidDel="00000000" w:rsidR="00000000" w:rsidRPr="00000000">
              <w:rPr>
                <w:b w:val="1"/>
                <w:bCs w:val="1"/>
                <w:color w:val="1a1a2e"/>
                <w:rtl w:val="0"/>
              </w:rPr>
              <w:t xml:space="preserve">Tạo / Chỉnh sửa Công việc</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2E">
            <w:pPr>
              <w:spacing w:after="240" w:before="240" w:lineRule="auto"/>
              <w:ind w:left="-60" w:firstLine="0"/>
              <w:rPr>
                <w:color w:val="1a1a2e"/>
              </w:rPr>
            </w:pPr>
            <w:r w:rsidDel="00000000" w:rsidR="00000000" w:rsidRPr="00000000">
              <w:rPr>
                <w:color w:val="1a1a2e"/>
                <w:rtl w:val="0"/>
              </w:rPr>
              <w:t xml:space="preserve">Manager</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2F">
            <w:pPr>
              <w:spacing w:after="240" w:before="240" w:lineRule="auto"/>
              <w:ind w:left="-60" w:firstLine="0"/>
              <w:rPr>
                <w:color w:val="1a1a2e"/>
              </w:rPr>
            </w:pPr>
            <w:r w:rsidDel="00000000" w:rsidR="00000000" w:rsidRPr="00000000">
              <w:rPr>
                <w:color w:val="1a1a2e"/>
                <w:rtl w:val="0"/>
              </w:rPr>
              <w:t xml:space="preserve">Form nhập liệu có validation, chọn người nhận, date-picker deadline, chọn độ ưu tiên</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30">
            <w:pPr>
              <w:spacing w:after="240" w:before="240" w:lineRule="auto"/>
              <w:ind w:left="-60" w:firstLine="0"/>
              <w:jc w:val="center"/>
              <w:rPr>
                <w:color w:val="1a1a2e"/>
              </w:rPr>
            </w:pPr>
            <w:r w:rsidDel="00000000" w:rsidR="00000000" w:rsidRPr="00000000">
              <w:rPr>
                <w:color w:val="1a1a2e"/>
                <w:rtl w:val="0"/>
              </w:rPr>
              <w:t xml:space="preserve">8</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31">
            <w:pPr>
              <w:spacing w:after="240" w:before="240" w:lineRule="auto"/>
              <w:ind w:left="-60" w:firstLine="0"/>
              <w:rPr>
                <w:b w:val="1"/>
                <w:bCs w:val="1"/>
                <w:color w:val="1a1a2e"/>
              </w:rPr>
            </w:pPr>
            <w:r w:rsidDel="00000000" w:rsidR="00000000" w:rsidRPr="00000000">
              <w:rPr>
                <w:b w:val="1"/>
                <w:bCs w:val="1"/>
                <w:color w:val="1a1a2e"/>
                <w:rtl w:val="0"/>
              </w:rPr>
              <w:t xml:space="preserve">Thiết lập KPI</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32">
            <w:pPr>
              <w:spacing w:after="240" w:before="240" w:lineRule="auto"/>
              <w:ind w:left="-60" w:firstLine="0"/>
              <w:rPr>
                <w:color w:val="1a1a2e"/>
              </w:rPr>
            </w:pPr>
            <w:r w:rsidDel="00000000" w:rsidR="00000000" w:rsidRPr="00000000">
              <w:rPr>
                <w:color w:val="1a1a2e"/>
                <w:rtl w:val="0"/>
              </w:rPr>
              <w:t xml:space="preserve">Manager, Dir</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33">
            <w:pPr>
              <w:spacing w:after="240" w:before="240" w:lineRule="auto"/>
              <w:ind w:left="-60" w:firstLine="0"/>
              <w:rPr>
                <w:color w:val="1a1a2e"/>
              </w:rPr>
            </w:pPr>
            <w:r w:rsidDel="00000000" w:rsidR="00000000" w:rsidRPr="00000000">
              <w:rPr>
                <w:color w:val="1a1a2e"/>
                <w:rtl w:val="0"/>
              </w:rPr>
              <w:t xml:space="preserve">Form tạo chỉ tiêu, slider trọng số (tổng = 100%), preview phân bổ, copy từ kỳ trước</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34">
            <w:pPr>
              <w:spacing w:after="240" w:before="240" w:lineRule="auto"/>
              <w:ind w:left="-60" w:firstLine="0"/>
              <w:jc w:val="center"/>
              <w:rPr>
                <w:color w:val="1a1a2e"/>
              </w:rPr>
            </w:pPr>
            <w:r w:rsidDel="00000000" w:rsidR="00000000" w:rsidRPr="00000000">
              <w:rPr>
                <w:color w:val="1a1a2e"/>
                <w:rtl w:val="0"/>
              </w:rPr>
              <w:t xml:space="preserve">9</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35">
            <w:pPr>
              <w:spacing w:after="240" w:before="240" w:lineRule="auto"/>
              <w:ind w:left="-60" w:firstLine="0"/>
              <w:rPr>
                <w:b w:val="1"/>
                <w:bCs w:val="1"/>
                <w:color w:val="1a1a2e"/>
              </w:rPr>
            </w:pPr>
            <w:r w:rsidDel="00000000" w:rsidR="00000000" w:rsidRPr="00000000">
              <w:rPr>
                <w:b w:val="1"/>
                <w:bCs w:val="1"/>
                <w:color w:val="1a1a2e"/>
                <w:rtl w:val="0"/>
              </w:rPr>
              <w:t xml:space="preserve">Tự đánh giá KPI</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36">
            <w:pPr>
              <w:spacing w:after="240" w:before="240" w:lineRule="auto"/>
              <w:ind w:left="-60" w:firstLine="0"/>
              <w:rPr>
                <w:color w:val="1a1a2e"/>
              </w:rPr>
            </w:pPr>
            <w:r w:rsidDel="00000000" w:rsidR="00000000" w:rsidRPr="00000000">
              <w:rPr>
                <w:color w:val="1a1a2e"/>
                <w:rtl w:val="0"/>
              </w:rPr>
              <w:t xml:space="preserve">Employee</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37">
            <w:pPr>
              <w:spacing w:after="240" w:before="240" w:lineRule="auto"/>
              <w:ind w:left="-60" w:firstLine="0"/>
              <w:rPr>
                <w:color w:val="1a1a2e"/>
              </w:rPr>
            </w:pPr>
            <w:r w:rsidDel="00000000" w:rsidR="00000000" w:rsidRPr="00000000">
              <w:rPr>
                <w:color w:val="1a1a2e"/>
                <w:rtl w:val="0"/>
              </w:rPr>
              <w:t xml:space="preserve">Danh sách chỉ tiêu kỳ hiện tại, input giá trị thực tế, upload bằng chứng, ghi chú</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38">
            <w:pPr>
              <w:spacing w:after="240" w:before="240" w:lineRule="auto"/>
              <w:ind w:left="-60" w:firstLine="0"/>
              <w:jc w:val="center"/>
              <w:rPr>
                <w:color w:val="1a1a2e"/>
              </w:rPr>
            </w:pPr>
            <w:r w:rsidDel="00000000" w:rsidR="00000000" w:rsidRPr="00000000">
              <w:rPr>
                <w:color w:val="1a1a2e"/>
                <w:rtl w:val="0"/>
              </w:rPr>
              <w:t xml:space="preserve">10</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39">
            <w:pPr>
              <w:spacing w:after="240" w:before="240" w:lineRule="auto"/>
              <w:ind w:left="-60" w:firstLine="0"/>
              <w:rPr>
                <w:b w:val="1"/>
                <w:bCs w:val="1"/>
                <w:color w:val="1a1a2e"/>
              </w:rPr>
            </w:pPr>
            <w:r w:rsidDel="00000000" w:rsidR="00000000" w:rsidRPr="00000000">
              <w:rPr>
                <w:b w:val="1"/>
                <w:bCs w:val="1"/>
                <w:color w:val="1a1a2e"/>
                <w:rtl w:val="0"/>
              </w:rPr>
              <w:t xml:space="preserve">Xem kết quả KPI</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3A">
            <w:pPr>
              <w:spacing w:after="240" w:before="240" w:lineRule="auto"/>
              <w:ind w:left="-60" w:firstLine="0"/>
              <w:rPr>
                <w:color w:val="1a1a2e"/>
              </w:rPr>
            </w:pPr>
            <w:r w:rsidDel="00000000" w:rsidR="00000000" w:rsidRPr="00000000">
              <w:rPr>
                <w:color w:val="1a1a2e"/>
                <w:rtl w:val="0"/>
              </w:rPr>
              <w:t xml:space="preserve">Tất cả</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3B">
            <w:pPr>
              <w:spacing w:after="240" w:before="240" w:lineRule="auto"/>
              <w:ind w:left="-60" w:firstLine="0"/>
              <w:rPr>
                <w:color w:val="1a1a2e"/>
              </w:rPr>
            </w:pPr>
            <w:r w:rsidDel="00000000" w:rsidR="00000000" w:rsidRPr="00000000">
              <w:rPr>
                <w:color w:val="1a1a2e"/>
                <w:rtl w:val="0"/>
              </w:rPr>
              <w:t xml:space="preserve">Bảng điểm từng chỉ tiêu, điểm tổng, so sánh kỳ trước, biểu đồ radar/bar</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3C">
            <w:pPr>
              <w:spacing w:after="240" w:before="240" w:lineRule="auto"/>
              <w:ind w:left="-60" w:firstLine="0"/>
              <w:jc w:val="center"/>
              <w:rPr>
                <w:color w:val="1a1a2e"/>
              </w:rPr>
            </w:pPr>
            <w:r w:rsidDel="00000000" w:rsidR="00000000" w:rsidRPr="00000000">
              <w:rPr>
                <w:color w:val="1a1a2e"/>
                <w:rtl w:val="0"/>
              </w:rPr>
              <w:t xml:space="preserve">11</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3D">
            <w:pPr>
              <w:spacing w:after="240" w:before="240" w:lineRule="auto"/>
              <w:ind w:left="-60" w:firstLine="0"/>
              <w:rPr>
                <w:b w:val="1"/>
                <w:bCs w:val="1"/>
                <w:color w:val="1a1a2e"/>
              </w:rPr>
            </w:pPr>
            <w:r w:rsidDel="00000000" w:rsidR="00000000" w:rsidRPr="00000000">
              <w:rPr>
                <w:b w:val="1"/>
                <w:bCs w:val="1"/>
                <w:color w:val="1a1a2e"/>
                <w:rtl w:val="0"/>
              </w:rPr>
              <w:t xml:space="preserve">Quản lý Báo cáo</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3E">
            <w:pPr>
              <w:spacing w:after="240" w:before="240" w:lineRule="auto"/>
              <w:ind w:left="-60" w:firstLine="0"/>
              <w:rPr>
                <w:color w:val="1a1a2e"/>
              </w:rPr>
            </w:pPr>
            <w:r w:rsidDel="00000000" w:rsidR="00000000" w:rsidRPr="00000000">
              <w:rPr>
                <w:color w:val="1a1a2e"/>
                <w:rtl w:val="0"/>
              </w:rPr>
              <w:t xml:space="preserve">Manager, Dir</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3F">
            <w:pPr>
              <w:spacing w:after="240" w:before="240" w:lineRule="auto"/>
              <w:ind w:left="-60" w:firstLine="0"/>
              <w:rPr>
                <w:color w:val="1a1a2e"/>
              </w:rPr>
            </w:pPr>
            <w:r w:rsidDel="00000000" w:rsidR="00000000" w:rsidRPr="00000000">
              <w:rPr>
                <w:color w:val="1a1a2e"/>
                <w:rtl w:val="0"/>
              </w:rPr>
              <w:t xml:space="preserve">Lịch sử báo cáo, nút tạo mới, chọn kỳ/phòng ban, preview trước khi xuất, nút download</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40">
            <w:pPr>
              <w:spacing w:after="240" w:before="240" w:lineRule="auto"/>
              <w:ind w:left="-60" w:firstLine="0"/>
              <w:jc w:val="center"/>
              <w:rPr>
                <w:color w:val="1a1a2e"/>
              </w:rPr>
            </w:pPr>
            <w:r w:rsidDel="00000000" w:rsidR="00000000" w:rsidRPr="00000000">
              <w:rPr>
                <w:color w:val="1a1a2e"/>
                <w:rtl w:val="0"/>
              </w:rPr>
              <w:t xml:space="preserve">12</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41">
            <w:pPr>
              <w:spacing w:after="240" w:before="240" w:lineRule="auto"/>
              <w:ind w:left="-60" w:firstLine="0"/>
              <w:rPr>
                <w:b w:val="1"/>
                <w:bCs w:val="1"/>
                <w:color w:val="1a1a2e"/>
              </w:rPr>
            </w:pPr>
            <w:r w:rsidDel="00000000" w:rsidR="00000000" w:rsidRPr="00000000">
              <w:rPr>
                <w:b w:val="1"/>
                <w:bCs w:val="1"/>
                <w:color w:val="1a1a2e"/>
                <w:rtl w:val="0"/>
              </w:rPr>
              <w:t xml:space="preserve">Cài đặt Hệ thống</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42">
            <w:pPr>
              <w:spacing w:after="240" w:before="240" w:lineRule="auto"/>
              <w:ind w:left="-60" w:firstLine="0"/>
              <w:rPr>
                <w:color w:val="1a1a2e"/>
              </w:rPr>
            </w:pPr>
            <w:r w:rsidDel="00000000" w:rsidR="00000000" w:rsidRPr="00000000">
              <w:rPr>
                <w:color w:val="1a1a2e"/>
                <w:rtl w:val="0"/>
              </w:rPr>
              <w:t xml:space="preserve">Admin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43">
            <w:pPr>
              <w:spacing w:after="240" w:before="240" w:lineRule="auto"/>
              <w:ind w:left="-60" w:firstLine="0"/>
              <w:rPr>
                <w:color w:val="1a1a2e"/>
              </w:rPr>
            </w:pPr>
            <w:r w:rsidDel="00000000" w:rsidR="00000000" w:rsidRPr="00000000">
              <w:rPr>
                <w:color w:val="1a1a2e"/>
                <w:rtl w:val="0"/>
              </w:rPr>
              <w:t xml:space="preserve">Quản lý người dùng, phân quyền, cấu hình công thức KPI, lịch chạy Engine, backup</w:t>
            </w:r>
          </w:p>
        </w:tc>
      </w:tr>
      <w:tr>
        <w:trPr>
          <w:cantSplit w:val="0"/>
          <w:trHeight w:val="855" w:hRule="atLeast"/>
          <w:tblHeader w:val="0"/>
        </w:trPr>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44">
            <w:pPr>
              <w:spacing w:after="240" w:before="240" w:lineRule="auto"/>
              <w:ind w:left="-60" w:firstLine="0"/>
              <w:jc w:val="center"/>
              <w:rPr>
                <w:color w:val="1a1a2e"/>
              </w:rPr>
            </w:pPr>
            <w:r w:rsidDel="00000000" w:rsidR="00000000" w:rsidRPr="00000000">
              <w:rPr>
                <w:color w:val="1a1a2e"/>
                <w:rtl w:val="0"/>
              </w:rPr>
              <w:t xml:space="preserve">13</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45">
            <w:pPr>
              <w:spacing w:after="240" w:before="240" w:lineRule="auto"/>
              <w:ind w:left="-60" w:firstLine="0"/>
              <w:rPr>
                <w:b w:val="1"/>
                <w:bCs w:val="1"/>
                <w:color w:val="1a1a2e"/>
              </w:rPr>
            </w:pPr>
            <w:r w:rsidDel="00000000" w:rsidR="00000000" w:rsidRPr="00000000">
              <w:rPr>
                <w:b w:val="1"/>
                <w:bCs w:val="1"/>
                <w:color w:val="1a1a2e"/>
                <w:rtl w:val="0"/>
              </w:rPr>
              <w:t xml:space="preserve">Trang Thông báo</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46">
            <w:pPr>
              <w:spacing w:after="240" w:before="240" w:lineRule="auto"/>
              <w:ind w:left="-60" w:firstLine="0"/>
              <w:rPr>
                <w:color w:val="1a1a2e"/>
              </w:rPr>
            </w:pPr>
            <w:r w:rsidDel="00000000" w:rsidR="00000000" w:rsidRPr="00000000">
              <w:rPr>
                <w:color w:val="1a1a2e"/>
                <w:rtl w:val="0"/>
              </w:rPr>
              <w:t xml:space="preserve">Tất cả</w:t>
            </w:r>
          </w:p>
        </w:tc>
        <w:tc>
          <w:tcPr>
            <w:tcBorders>
              <w:top w:color="b4c7d9" w:space="0" w:sz="6" w:val="single"/>
              <w:left w:color="b4c7d9" w:space="0" w:sz="6" w:val="single"/>
              <w:bottom w:color="b4c7d9" w:space="0" w:sz="6" w:val="single"/>
              <w:right w:color="b4c7d9" w:space="0" w:sz="6" w:val="single"/>
            </w:tcBorders>
            <w:shd w:fill="ffffff" w:val="clear"/>
            <w:tcMar>
              <w:top w:w="80.0" w:type="dxa"/>
              <w:left w:w="160.0" w:type="dxa"/>
              <w:bottom w:w="80.0" w:type="dxa"/>
              <w:right w:w="160.0" w:type="dxa"/>
            </w:tcMar>
          </w:tcPr>
          <w:p w:rsidR="00000000" w:rsidDel="00000000" w:rsidP="00000000" w:rsidRDefault="00000000" w:rsidRPr="00000000" w14:paraId="00000647">
            <w:pPr>
              <w:spacing w:after="240" w:before="240" w:lineRule="auto"/>
              <w:ind w:left="-60" w:firstLine="0"/>
              <w:rPr>
                <w:color w:val="1a1a2e"/>
              </w:rPr>
            </w:pPr>
            <w:r w:rsidDel="00000000" w:rsidR="00000000" w:rsidRPr="00000000">
              <w:rPr>
                <w:color w:val="1a1a2e"/>
                <w:rtl w:val="0"/>
              </w:rPr>
              <w:t xml:space="preserve">Danh sách thông báo, phân loại (deadline/phê duyệt/hệ thống), đánh dấu đã đọc, link chi tiết</w:t>
            </w:r>
          </w:p>
        </w:tc>
      </w:tr>
      <w:tr>
        <w:trPr>
          <w:cantSplit w:val="0"/>
          <w:trHeight w:val="630" w:hRule="atLeast"/>
          <w:tblHeader w:val="0"/>
        </w:trPr>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48">
            <w:pPr>
              <w:spacing w:after="240" w:before="240" w:lineRule="auto"/>
              <w:ind w:left="-60" w:firstLine="0"/>
              <w:jc w:val="center"/>
              <w:rPr>
                <w:color w:val="1a1a2e"/>
              </w:rPr>
            </w:pPr>
            <w:r w:rsidDel="00000000" w:rsidR="00000000" w:rsidRPr="00000000">
              <w:rPr>
                <w:color w:val="1a1a2e"/>
                <w:rtl w:val="0"/>
              </w:rPr>
              <w:t xml:space="preserve">14</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49">
            <w:pPr>
              <w:spacing w:after="240" w:before="240" w:lineRule="auto"/>
              <w:ind w:left="-60" w:firstLine="0"/>
              <w:rPr>
                <w:b w:val="1"/>
                <w:bCs w:val="1"/>
                <w:color w:val="1a1a2e"/>
              </w:rPr>
            </w:pPr>
            <w:r w:rsidDel="00000000" w:rsidR="00000000" w:rsidRPr="00000000">
              <w:rPr>
                <w:b w:val="1"/>
                <w:bCs w:val="1"/>
                <w:color w:val="1a1a2e"/>
                <w:rtl w:val="0"/>
              </w:rPr>
              <w:t xml:space="preserve">Hồ sơ Cá nhân</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4A">
            <w:pPr>
              <w:spacing w:after="240" w:before="240" w:lineRule="auto"/>
              <w:ind w:left="-60" w:firstLine="0"/>
              <w:rPr>
                <w:color w:val="1a1a2e"/>
              </w:rPr>
            </w:pPr>
            <w:r w:rsidDel="00000000" w:rsidR="00000000" w:rsidRPr="00000000">
              <w:rPr>
                <w:color w:val="1a1a2e"/>
                <w:rtl w:val="0"/>
              </w:rPr>
              <w:t xml:space="preserve">Tất cả</w:t>
            </w:r>
          </w:p>
        </w:tc>
        <w:tc>
          <w:tcPr>
            <w:tcBorders>
              <w:top w:color="b4c7d9" w:space="0" w:sz="6" w:val="single"/>
              <w:left w:color="b4c7d9" w:space="0" w:sz="6" w:val="single"/>
              <w:bottom w:color="b4c7d9" w:space="0" w:sz="6" w:val="single"/>
              <w:right w:color="b4c7d9" w:space="0" w:sz="6" w:val="single"/>
            </w:tcBorders>
            <w:shd w:fill="ebf3fb" w:val="clear"/>
            <w:tcMar>
              <w:top w:w="80.0" w:type="dxa"/>
              <w:left w:w="160.0" w:type="dxa"/>
              <w:bottom w:w="80.0" w:type="dxa"/>
              <w:right w:w="160.0" w:type="dxa"/>
            </w:tcMar>
          </w:tcPr>
          <w:p w:rsidR="00000000" w:rsidDel="00000000" w:rsidP="00000000" w:rsidRDefault="00000000" w:rsidRPr="00000000" w14:paraId="0000064B">
            <w:pPr>
              <w:spacing w:after="240" w:before="240" w:lineRule="auto"/>
              <w:ind w:left="-60" w:firstLine="0"/>
              <w:rPr>
                <w:color w:val="1a1a2e"/>
              </w:rPr>
            </w:pPr>
            <w:r w:rsidDel="00000000" w:rsidR="00000000" w:rsidRPr="00000000">
              <w:rPr>
                <w:color w:val="1a1a2e"/>
                <w:rtl w:val="0"/>
              </w:rPr>
              <w:t xml:space="preserve">Thông tin cá nhân, đổi mật khẩu, tùy chỉnh thông báo, avatar</w:t>
            </w:r>
          </w:p>
        </w:tc>
      </w:tr>
    </w:tbl>
    <w:p w:rsidR="00000000" w:rsidDel="00000000" w:rsidP="00000000" w:rsidRDefault="00000000" w:rsidRPr="00000000" w14:paraId="0000064C">
      <w:pPr>
        <w:spacing w:after="120" w:before="120" w:line="276" w:lineRule="auto"/>
        <w:ind w:firstLine="0"/>
        <w:rPr/>
        <w:sectPr>
          <w:type w:val="nextPage"/>
          <w:pgSz w:h="15840" w:w="12240" w:orient="portrait"/>
          <w:pgMar w:bottom="1440" w:top="1440" w:left="1440" w:right="1181" w:header="720" w:footer="720"/>
          <w:pgNumType w:start="1"/>
        </w:sectPr>
      </w:pPr>
      <w:r w:rsidDel="00000000" w:rsidR="00000000" w:rsidRPr="00000000">
        <w:rPr>
          <w:rtl w:val="0"/>
        </w:rPr>
      </w:r>
    </w:p>
    <w:p w:rsidR="00000000" w:rsidDel="00000000" w:rsidP="00000000" w:rsidRDefault="00000000" w:rsidRPr="00000000" w14:paraId="000006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181" w:header="720" w:footer="720"/>
          <w:pgNumType w:start="1"/>
        </w:sectPr>
      </w:pPr>
      <w:bookmarkStart w:colFirst="0" w:colLast="0" w:name="_cfbz4iyiju6l" w:id="76"/>
      <w:bookmarkEnd w:id="76"/>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Chương 5</w:t>
      </w:r>
      <w:r w:rsidDel="00000000" w:rsidR="00000000" w:rsidRPr="00000000">
        <w:rPr>
          <w:rtl w:val="0"/>
        </w:rPr>
      </w:r>
    </w:p>
    <w:p w:rsidR="00000000" w:rsidDel="00000000" w:rsidP="00000000" w:rsidRDefault="00000000" w:rsidRPr="00000000" w14:paraId="0000064E">
      <w:pPr>
        <w:spacing w:after="120" w:before="240" w:line="240" w:lineRule="auto"/>
        <w:ind w:firstLine="0"/>
        <w:jc w:val="center"/>
        <w:rPr>
          <w:sz w:val="22"/>
          <w:szCs w:val="22"/>
        </w:rPr>
      </w:pPr>
      <w:r w:rsidDel="00000000" w:rsidR="00000000" w:rsidRPr="00000000">
        <w:rPr>
          <w:b w:val="1"/>
          <w:bCs w:val="1"/>
          <w:color w:val="1f4e79"/>
          <w:sz w:val="36"/>
          <w:szCs w:val="36"/>
          <w:rtl w:val="0"/>
        </w:rPr>
        <w:t xml:space="preserve">CHƯƠNG V</w:t>
      </w:r>
      <w:r w:rsidDel="00000000" w:rsidR="00000000" w:rsidRPr="00000000">
        <w:rPr>
          <w:rtl w:val="0"/>
        </w:rPr>
      </w:r>
    </w:p>
    <w:p w:rsidR="00000000" w:rsidDel="00000000" w:rsidP="00000000" w:rsidRDefault="00000000" w:rsidRPr="00000000" w14:paraId="0000064F">
      <w:pPr>
        <w:spacing w:after="360" w:line="240" w:lineRule="auto"/>
        <w:ind w:firstLine="0"/>
        <w:jc w:val="center"/>
        <w:rPr>
          <w:sz w:val="22"/>
          <w:szCs w:val="22"/>
        </w:rPr>
      </w:pPr>
      <w:r w:rsidDel="00000000" w:rsidR="00000000" w:rsidRPr="00000000">
        <w:rPr>
          <w:b w:val="1"/>
          <w:bCs w:val="1"/>
          <w:color w:val="1f4e79"/>
          <w:sz w:val="30"/>
          <w:szCs w:val="30"/>
          <w:rtl w:val="0"/>
        </w:rPr>
        <w:t xml:space="preserve">DỰ TOÁN VÀ TRIỂN KHAI</w:t>
      </w:r>
      <w:r w:rsidDel="00000000" w:rsidR="00000000" w:rsidRPr="00000000">
        <w:rPr>
          <w:rtl w:val="0"/>
        </w:rPr>
      </w:r>
    </w:p>
    <w:p w:rsidR="00000000" w:rsidDel="00000000" w:rsidP="00000000" w:rsidRDefault="00000000" w:rsidRPr="00000000" w14:paraId="00000650">
      <w:pPr>
        <w:pStyle w:val="Heading1"/>
        <w:keepNext w:val="0"/>
        <w:keepLines w:val="0"/>
        <w:spacing w:after="180" w:before="360" w:line="240" w:lineRule="auto"/>
        <w:ind w:firstLine="0"/>
        <w:jc w:val="left"/>
        <w:rPr>
          <w:b w:val="1"/>
          <w:bCs w:val="1"/>
          <w:color w:val="1f4e79"/>
          <w:sz w:val="28"/>
          <w:szCs w:val="28"/>
        </w:rPr>
      </w:pPr>
      <w:r w:rsidDel="00000000" w:rsidR="00000000" w:rsidRPr="00000000">
        <w:rPr>
          <w:b w:val="1"/>
          <w:bCs w:val="1"/>
          <w:color w:val="1f4e79"/>
          <w:sz w:val="28"/>
          <w:szCs w:val="28"/>
          <w:rtl w:val="0"/>
        </w:rPr>
        <w:t xml:space="preserve">I. DỰ TOÁN DỰ ÁN</w:t>
      </w:r>
    </w:p>
    <w:p w:rsidR="00000000" w:rsidDel="00000000" w:rsidP="00000000" w:rsidRDefault="00000000" w:rsidRPr="00000000" w14:paraId="00000651">
      <w:pPr>
        <w:pStyle w:val="Heading2"/>
        <w:keepNext w:val="0"/>
        <w:keepLines w:val="0"/>
        <w:spacing w:after="120" w:before="240" w:line="240" w:lineRule="auto"/>
        <w:ind w:left="0" w:firstLine="0"/>
        <w:rPr>
          <w:b w:val="1"/>
          <w:bCs w:val="1"/>
          <w:color w:val="2e75b6"/>
          <w:sz w:val="24"/>
          <w:szCs w:val="24"/>
        </w:rPr>
      </w:pPr>
      <w:r w:rsidDel="00000000" w:rsidR="00000000" w:rsidRPr="00000000">
        <w:rPr>
          <w:b w:val="1"/>
          <w:bCs w:val="1"/>
          <w:color w:val="2e75b6"/>
          <w:sz w:val="24"/>
          <w:szCs w:val="24"/>
          <w:rtl w:val="0"/>
        </w:rPr>
        <w:t xml:space="preserve">1. Căn cứ lập dự toán</w:t>
      </w:r>
    </w:p>
    <w:p w:rsidR="00000000" w:rsidDel="00000000" w:rsidP="00000000" w:rsidRDefault="00000000" w:rsidRPr="00000000" w14:paraId="00000652">
      <w:pPr>
        <w:spacing w:after="60" w:before="60" w:line="360" w:lineRule="auto"/>
        <w:ind w:firstLine="0"/>
        <w:rPr>
          <w:sz w:val="22"/>
          <w:szCs w:val="22"/>
        </w:rPr>
      </w:pPr>
      <w:r w:rsidDel="00000000" w:rsidR="00000000" w:rsidRPr="00000000">
        <w:rPr>
          <w:sz w:val="22"/>
          <w:szCs w:val="22"/>
          <w:rtl w:val="0"/>
        </w:rPr>
        <w:t xml:space="preserve">Dự toán chi phí xây dựng phần mềm nội bộ của dự án TeamsWork được lập dựa trên các căn cứ pháp lý và phương pháp kỹ thuật sau:</w:t>
      </w:r>
    </w:p>
    <w:p w:rsidR="00000000" w:rsidDel="00000000" w:rsidP="00000000" w:rsidRDefault="00000000" w:rsidRPr="00000000" w14:paraId="00000653">
      <w:pPr>
        <w:numPr>
          <w:ilvl w:val="0"/>
          <w:numId w:val="8"/>
        </w:numPr>
        <w:spacing w:after="0" w:line="360" w:lineRule="auto"/>
        <w:ind w:left="720" w:hanging="360"/>
        <w:jc w:val="left"/>
        <w:rPr>
          <w:sz w:val="22"/>
          <w:szCs w:val="22"/>
        </w:rPr>
      </w:pPr>
      <w:r w:rsidDel="00000000" w:rsidR="00000000" w:rsidRPr="00000000">
        <w:rPr>
          <w:sz w:val="22"/>
          <w:szCs w:val="22"/>
          <w:rtl w:val="0"/>
        </w:rPr>
        <w:t xml:space="preserve">Nghị định số 45/2026/NĐ-CP ngày 26/01/2026 của Chính phủ quy định về quản lý, sử dụng và khai thác tài sản kết cấu hạ tầng công nghệ thông tin (thay thế NĐ 73/2019/NĐ-CP, NĐ 82/2024/NĐ-CP).</w:t>
      </w:r>
    </w:p>
    <w:p w:rsidR="00000000" w:rsidDel="00000000" w:rsidP="00000000" w:rsidRDefault="00000000" w:rsidRPr="00000000" w14:paraId="00000654">
      <w:pPr>
        <w:numPr>
          <w:ilvl w:val="0"/>
          <w:numId w:val="8"/>
        </w:numPr>
        <w:spacing w:after="0" w:line="360" w:lineRule="auto"/>
        <w:ind w:left="720" w:hanging="360"/>
        <w:jc w:val="left"/>
        <w:rPr>
          <w:sz w:val="22"/>
          <w:szCs w:val="22"/>
        </w:rPr>
      </w:pPr>
      <w:r w:rsidDel="00000000" w:rsidR="00000000" w:rsidRPr="00000000">
        <w:rPr>
          <w:sz w:val="22"/>
          <w:szCs w:val="22"/>
          <w:rtl w:val="0"/>
        </w:rPr>
        <w:t xml:space="preserve">Quyết định số 671/QĐ-BTTTT ngày 26/04/2024 của Bộ Thông tin và Truyền thông về việc ban hành phương pháp xác định chi phí phần mềm nội bộ theo phương pháp UCP (Use Case Points).</w:t>
      </w:r>
    </w:p>
    <w:p w:rsidR="00000000" w:rsidDel="00000000" w:rsidP="00000000" w:rsidRDefault="00000000" w:rsidRPr="00000000" w14:paraId="00000655">
      <w:pPr>
        <w:numPr>
          <w:ilvl w:val="0"/>
          <w:numId w:val="8"/>
        </w:numPr>
        <w:spacing w:after="0" w:line="360" w:lineRule="auto"/>
        <w:ind w:left="720" w:hanging="360"/>
        <w:jc w:val="left"/>
        <w:rPr>
          <w:sz w:val="22"/>
          <w:szCs w:val="22"/>
        </w:rPr>
      </w:pPr>
      <w:r w:rsidDel="00000000" w:rsidR="00000000" w:rsidRPr="00000000">
        <w:rPr>
          <w:sz w:val="22"/>
          <w:szCs w:val="22"/>
          <w:rtl w:val="0"/>
        </w:rPr>
        <w:t xml:space="preserve">Quyết định số 320/QĐ-BKHCN ngày 30/3/2025 của Bộ Khoa học và Công nghệ quy định bảng tính lương nhân công phục vụ lập dự toán phần mềm.</w:t>
      </w:r>
    </w:p>
    <w:p w:rsidR="00000000" w:rsidDel="00000000" w:rsidP="00000000" w:rsidRDefault="00000000" w:rsidRPr="00000000" w14:paraId="00000656">
      <w:pPr>
        <w:numPr>
          <w:ilvl w:val="0"/>
          <w:numId w:val="8"/>
        </w:numPr>
        <w:spacing w:after="0" w:line="360" w:lineRule="auto"/>
        <w:ind w:left="720" w:hanging="360"/>
        <w:jc w:val="left"/>
        <w:rPr>
          <w:sz w:val="22"/>
          <w:szCs w:val="22"/>
        </w:rPr>
      </w:pPr>
      <w:r w:rsidDel="00000000" w:rsidR="00000000" w:rsidRPr="00000000">
        <w:rPr>
          <w:sz w:val="22"/>
          <w:szCs w:val="22"/>
          <w:rtl w:val="0"/>
        </w:rPr>
        <w:t xml:space="preserve">Quyết định số 1688/QĐ-BTTTT của Bộ TT&amp;TT quy định tỷ lệ chi phí quản lý dự án và tư vấn đầu tư.</w:t>
      </w:r>
    </w:p>
    <w:p w:rsidR="00000000" w:rsidDel="00000000" w:rsidP="00000000" w:rsidRDefault="00000000" w:rsidRPr="00000000" w14:paraId="00000657">
      <w:pPr>
        <w:numPr>
          <w:ilvl w:val="0"/>
          <w:numId w:val="8"/>
        </w:numPr>
        <w:spacing w:after="0" w:line="360" w:lineRule="auto"/>
        <w:ind w:left="720" w:hanging="360"/>
        <w:jc w:val="left"/>
        <w:rPr>
          <w:sz w:val="22"/>
          <w:szCs w:val="22"/>
        </w:rPr>
      </w:pPr>
      <w:r w:rsidDel="00000000" w:rsidR="00000000" w:rsidRPr="00000000">
        <w:rPr>
          <w:sz w:val="22"/>
          <w:szCs w:val="22"/>
          <w:rtl w:val="0"/>
        </w:rPr>
        <w:t xml:space="preserve">Thông tư số 04/2020/TT-BXD quy định tỷ lệ chi phí chung (65%) và thu nhập chịu thuế tính trước (6%).</w:t>
      </w:r>
    </w:p>
    <w:p w:rsidR="00000000" w:rsidDel="00000000" w:rsidP="00000000" w:rsidRDefault="00000000" w:rsidRPr="00000000" w14:paraId="00000658">
      <w:pPr>
        <w:numPr>
          <w:ilvl w:val="0"/>
          <w:numId w:val="8"/>
        </w:numPr>
        <w:spacing w:after="0" w:line="360" w:lineRule="auto"/>
        <w:ind w:left="720" w:hanging="360"/>
        <w:jc w:val="left"/>
        <w:rPr>
          <w:sz w:val="22"/>
          <w:szCs w:val="22"/>
        </w:rPr>
      </w:pPr>
      <w:r w:rsidDel="00000000" w:rsidR="00000000" w:rsidRPr="00000000">
        <w:rPr>
          <w:sz w:val="22"/>
          <w:szCs w:val="22"/>
          <w:rtl w:val="0"/>
        </w:rPr>
        <w:t xml:space="preserve">Product Backlog dự án TeamsWork gồm 513 User Stories thuộc 10 Epics, 2 Phase và 8 Sprint, được xây dựng theo phương pháp Scrum/PMBOK.</w:t>
      </w:r>
    </w:p>
    <w:p w:rsidR="00000000" w:rsidDel="00000000" w:rsidP="00000000" w:rsidRDefault="00000000" w:rsidRPr="00000000" w14:paraId="00000659">
      <w:pPr>
        <w:spacing w:after="120" w:before="120" w:line="240" w:lineRule="auto"/>
        <w:ind w:firstLine="0"/>
        <w:jc w:val="left"/>
        <w:rPr>
          <w:sz w:val="22"/>
          <w:szCs w:val="22"/>
        </w:rPr>
      </w:pPr>
      <w:r w:rsidDel="00000000" w:rsidR="00000000" w:rsidRPr="00000000">
        <w:rPr>
          <w:rtl w:val="0"/>
        </w:rPr>
      </w:r>
    </w:p>
    <w:p w:rsidR="00000000" w:rsidDel="00000000" w:rsidP="00000000" w:rsidRDefault="00000000" w:rsidRPr="00000000" w14:paraId="0000065A">
      <w:pPr>
        <w:pStyle w:val="Heading2"/>
        <w:keepNext w:val="0"/>
        <w:keepLines w:val="0"/>
        <w:spacing w:after="120" w:before="240" w:line="240" w:lineRule="auto"/>
        <w:ind w:left="0" w:firstLine="0"/>
        <w:rPr>
          <w:b w:val="1"/>
          <w:bCs w:val="1"/>
          <w:color w:val="2e75b6"/>
          <w:sz w:val="24"/>
          <w:szCs w:val="24"/>
        </w:rPr>
      </w:pPr>
      <w:r w:rsidDel="00000000" w:rsidR="00000000" w:rsidRPr="00000000">
        <w:rPr>
          <w:b w:val="1"/>
          <w:bCs w:val="1"/>
          <w:color w:val="2e75b6"/>
          <w:sz w:val="24"/>
          <w:szCs w:val="24"/>
          <w:rtl w:val="0"/>
        </w:rPr>
        <w:t xml:space="preserve">2. Tổng hợp dự toán toàn dự án</w:t>
      </w:r>
    </w:p>
    <w:p w:rsidR="00000000" w:rsidDel="00000000" w:rsidP="00000000" w:rsidRDefault="00000000" w:rsidRPr="00000000" w14:paraId="0000065B">
      <w:pPr>
        <w:spacing w:after="60" w:before="60" w:line="360" w:lineRule="auto"/>
        <w:ind w:firstLine="0"/>
        <w:rPr>
          <w:sz w:val="22"/>
          <w:szCs w:val="22"/>
        </w:rPr>
      </w:pPr>
      <w:r w:rsidDel="00000000" w:rsidR="00000000" w:rsidRPr="00000000">
        <w:rPr>
          <w:sz w:val="22"/>
          <w:szCs w:val="22"/>
          <w:rtl w:val="0"/>
        </w:rPr>
        <w:t xml:space="preserve">Tổng dự toán của dự án được xác định theo hai cấu phần song song: (1) Giá trị định mức kỹ thuật theo phương pháp UCP phản ánh giá trị thị trường của hệ thống, và (2) Ngân sách thực thi phản ánh chi phí thực tế của mô hình phát triển Hybrid AI-Human mà nhóm áp dụng. Bảng dưới đây tổng hợp toàn bộ các khoản mục chi phí theo cơ cấu quy định:</w:t>
      </w:r>
    </w:p>
    <w:p w:rsidR="00000000" w:rsidDel="00000000" w:rsidP="00000000" w:rsidRDefault="00000000" w:rsidRPr="00000000" w14:paraId="0000065C">
      <w:pPr>
        <w:spacing w:after="0" w:before="120" w:line="240" w:lineRule="auto"/>
        <w:ind w:firstLine="0"/>
        <w:jc w:val="left"/>
        <w:rPr>
          <w:sz w:val="22"/>
          <w:szCs w:val="22"/>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960"/>
        <w:gridCol w:w="800"/>
        <w:gridCol w:w="1100"/>
        <w:gridCol w:w="1600"/>
        <w:gridCol w:w="1500"/>
        <w:tblGridChange w:id="0">
          <w:tblGrid>
            <w:gridCol w:w="400"/>
            <w:gridCol w:w="3960"/>
            <w:gridCol w:w="800"/>
            <w:gridCol w:w="1100"/>
            <w:gridCol w:w="1600"/>
            <w:gridCol w:w="1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5D">
            <w:pPr>
              <w:spacing w:after="0" w:line="240" w:lineRule="auto"/>
              <w:ind w:firstLine="0"/>
              <w:jc w:val="center"/>
              <w:rPr>
                <w:sz w:val="22"/>
                <w:szCs w:val="22"/>
              </w:rPr>
            </w:pPr>
            <w:r w:rsidDel="00000000" w:rsidR="00000000" w:rsidRPr="00000000">
              <w:rPr>
                <w:b w:val="1"/>
                <w:bCs w:val="1"/>
                <w:color w:val="ffffff"/>
                <w:sz w:val="18"/>
                <w:szCs w:val="18"/>
                <w:rtl w:val="0"/>
              </w:rPr>
              <w:t xml:space="preserve">STT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5E">
            <w:pPr>
              <w:spacing w:after="0" w:line="240" w:lineRule="auto"/>
              <w:ind w:firstLine="0"/>
              <w:jc w:val="center"/>
              <w:rPr>
                <w:sz w:val="22"/>
                <w:szCs w:val="22"/>
              </w:rPr>
            </w:pPr>
            <w:r w:rsidDel="00000000" w:rsidR="00000000" w:rsidRPr="00000000">
              <w:rPr>
                <w:b w:val="1"/>
                <w:bCs w:val="1"/>
                <w:color w:val="ffffff"/>
                <w:sz w:val="18"/>
                <w:szCs w:val="18"/>
                <w:rtl w:val="0"/>
              </w:rPr>
              <w:t xml:space="preserve">Nội dung chi phí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5F">
            <w:pPr>
              <w:spacing w:after="0" w:line="240" w:lineRule="auto"/>
              <w:ind w:firstLine="0"/>
              <w:jc w:val="center"/>
              <w:rPr>
                <w:sz w:val="22"/>
                <w:szCs w:val="22"/>
              </w:rPr>
            </w:pPr>
            <w:r w:rsidDel="00000000" w:rsidR="00000000" w:rsidRPr="00000000">
              <w:rPr>
                <w:b w:val="1"/>
                <w:bCs w:val="1"/>
                <w:color w:val="ffffff"/>
                <w:sz w:val="18"/>
                <w:szCs w:val="18"/>
                <w:rtl w:val="0"/>
              </w:rPr>
              <w:t xml:space="preserve">Ký hiệu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60">
            <w:pPr>
              <w:spacing w:after="0" w:line="240" w:lineRule="auto"/>
              <w:ind w:firstLine="0"/>
              <w:jc w:val="center"/>
              <w:rPr>
                <w:sz w:val="22"/>
                <w:szCs w:val="22"/>
              </w:rPr>
            </w:pPr>
            <w:r w:rsidDel="00000000" w:rsidR="00000000" w:rsidRPr="00000000">
              <w:rPr>
                <w:b w:val="1"/>
                <w:bCs w:val="1"/>
                <w:color w:val="ffffff"/>
                <w:sz w:val="18"/>
                <w:szCs w:val="18"/>
                <w:rtl w:val="0"/>
              </w:rPr>
              <w:t xml:space="preserve">Công thức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61">
            <w:pPr>
              <w:spacing w:after="0" w:line="240" w:lineRule="auto"/>
              <w:ind w:firstLine="0"/>
              <w:jc w:val="center"/>
              <w:rPr>
                <w:sz w:val="22"/>
                <w:szCs w:val="22"/>
              </w:rPr>
            </w:pPr>
            <w:r w:rsidDel="00000000" w:rsidR="00000000" w:rsidRPr="00000000">
              <w:rPr>
                <w:b w:val="1"/>
                <w:bCs w:val="1"/>
                <w:color w:val="ffffff"/>
                <w:sz w:val="18"/>
                <w:szCs w:val="18"/>
                <w:rtl w:val="0"/>
              </w:rPr>
              <w:t xml:space="preserve">Giá trị trước thuế (đ)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62">
            <w:pPr>
              <w:spacing w:after="0" w:line="240" w:lineRule="auto"/>
              <w:ind w:firstLine="0"/>
              <w:jc w:val="center"/>
              <w:rPr>
                <w:sz w:val="22"/>
                <w:szCs w:val="22"/>
              </w:rPr>
            </w:pPr>
            <w:r w:rsidDel="00000000" w:rsidR="00000000" w:rsidRPr="00000000">
              <w:rPr>
                <w:b w:val="1"/>
                <w:bCs w:val="1"/>
                <w:color w:val="ffffff"/>
                <w:sz w:val="18"/>
                <w:szCs w:val="18"/>
                <w:rtl w:val="0"/>
              </w:rPr>
              <w:t xml:space="preserve">Giá trị sau thuế (đ)</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63">
            <w:pPr>
              <w:spacing w:after="0" w:line="240" w:lineRule="auto"/>
              <w:ind w:firstLine="0"/>
              <w:jc w:val="center"/>
              <w:rPr>
                <w:sz w:val="22"/>
                <w:szCs w:val="22"/>
              </w:rPr>
            </w:pPr>
            <w:r w:rsidDel="00000000" w:rsidR="00000000" w:rsidRPr="00000000">
              <w:rPr>
                <w:b w:val="1"/>
                <w:bCs w:val="1"/>
                <w:sz w:val="18"/>
                <w:szCs w:val="18"/>
                <w:rtl w:val="0"/>
              </w:rPr>
              <w:t xml:space="preserv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64">
            <w:pPr>
              <w:spacing w:after="0" w:line="240" w:lineRule="auto"/>
              <w:ind w:firstLine="0"/>
              <w:jc w:val="left"/>
              <w:rPr>
                <w:sz w:val="22"/>
                <w:szCs w:val="22"/>
              </w:rPr>
            </w:pPr>
            <w:r w:rsidDel="00000000" w:rsidR="00000000" w:rsidRPr="00000000">
              <w:rPr>
                <w:b w:val="1"/>
                <w:bCs w:val="1"/>
                <w:sz w:val="18"/>
                <w:szCs w:val="18"/>
                <w:rtl w:val="0"/>
              </w:rPr>
              <w:t xml:space="preserve">Chi phí phần mềm nội bộ (có dự phòng)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65">
            <w:pPr>
              <w:spacing w:after="0" w:line="240" w:lineRule="auto"/>
              <w:ind w:firstLine="0"/>
              <w:jc w:val="center"/>
              <w:rPr>
                <w:sz w:val="22"/>
                <w:szCs w:val="22"/>
              </w:rPr>
            </w:pPr>
            <w:r w:rsidDel="00000000" w:rsidR="00000000" w:rsidRPr="00000000">
              <w:rPr>
                <w:sz w:val="18"/>
                <w:szCs w:val="18"/>
                <w:rtl w:val="0"/>
              </w:rPr>
              <w:t xml:space="preserve">Gpm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66">
            <w:pPr>
              <w:spacing w:after="0" w:line="240" w:lineRule="auto"/>
              <w:ind w:firstLine="0"/>
              <w:jc w:val="left"/>
              <w:rPr>
                <w:sz w:val="22"/>
                <w:szCs w:val="22"/>
              </w:rPr>
            </w:pPr>
            <w:r w:rsidDel="00000000" w:rsidR="00000000" w:rsidRPr="00000000">
              <w:rPr>
                <w:sz w:val="18"/>
                <w:szCs w:val="18"/>
                <w:rtl w:val="0"/>
              </w:rPr>
              <w:t xml:space="preserve">Theo QĐ 671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67">
            <w:pPr>
              <w:spacing w:after="0" w:line="240" w:lineRule="auto"/>
              <w:ind w:firstLine="0"/>
              <w:jc w:val="right"/>
              <w:rPr>
                <w:sz w:val="22"/>
                <w:szCs w:val="22"/>
              </w:rPr>
            </w:pPr>
            <w:r w:rsidDel="00000000" w:rsidR="00000000" w:rsidRPr="00000000">
              <w:rPr>
                <w:sz w:val="18"/>
                <w:szCs w:val="18"/>
                <w:rtl w:val="0"/>
              </w:rPr>
              <w:t xml:space="preserve">1.346.172.649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68">
            <w:pPr>
              <w:spacing w:after="0" w:line="240" w:lineRule="auto"/>
              <w:ind w:firstLine="0"/>
              <w:jc w:val="right"/>
              <w:rPr>
                <w:sz w:val="22"/>
                <w:szCs w:val="22"/>
              </w:rPr>
            </w:pPr>
            <w:r w:rsidDel="00000000" w:rsidR="00000000" w:rsidRPr="00000000">
              <w:rPr>
                <w:sz w:val="18"/>
                <w:szCs w:val="18"/>
                <w:rtl w:val="0"/>
              </w:rPr>
              <w:t xml:space="preserve">1.346.172.649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69">
            <w:pPr>
              <w:spacing w:after="0" w:line="240" w:lineRule="auto"/>
              <w:ind w:firstLine="0"/>
              <w:jc w:val="center"/>
              <w:rPr>
                <w:sz w:val="22"/>
                <w:szCs w:val="22"/>
              </w:rPr>
            </w:pPr>
            <w:r w:rsidDel="00000000" w:rsidR="00000000" w:rsidRPr="00000000">
              <w:rPr>
                <w:b w:val="1"/>
                <w:bCs w:val="1"/>
                <w:sz w:val="18"/>
                <w:szCs w:val="18"/>
                <w:rtl w:val="0"/>
              </w:rPr>
              <w:t xml:space="preserve">II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6A">
            <w:pPr>
              <w:spacing w:after="0" w:line="240" w:lineRule="auto"/>
              <w:ind w:firstLine="0"/>
              <w:jc w:val="left"/>
              <w:rPr>
                <w:sz w:val="22"/>
                <w:szCs w:val="22"/>
              </w:rPr>
            </w:pPr>
            <w:r w:rsidDel="00000000" w:rsidR="00000000" w:rsidRPr="00000000">
              <w:rPr>
                <w:b w:val="1"/>
                <w:bCs w:val="1"/>
                <w:sz w:val="18"/>
                <w:szCs w:val="18"/>
                <w:rtl w:val="0"/>
              </w:rPr>
              <w:t xml:space="preserve">Chi phí quản lý dự 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6B">
            <w:pPr>
              <w:spacing w:after="0" w:line="240" w:lineRule="auto"/>
              <w:ind w:firstLine="0"/>
              <w:jc w:val="center"/>
              <w:rPr>
                <w:sz w:val="22"/>
                <w:szCs w:val="22"/>
              </w:rPr>
            </w:pPr>
            <w:r w:rsidDel="00000000" w:rsidR="00000000" w:rsidRPr="00000000">
              <w:rPr>
                <w:sz w:val="18"/>
                <w:szCs w:val="18"/>
                <w:rtl w:val="0"/>
              </w:rPr>
              <w:t xml:space="preserve">GQL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6C">
            <w:pPr>
              <w:spacing w:after="0" w:line="240" w:lineRule="auto"/>
              <w:ind w:firstLine="0"/>
              <w:jc w:val="left"/>
              <w:rPr>
                <w:sz w:val="22"/>
                <w:szCs w:val="22"/>
              </w:rPr>
            </w:pPr>
            <w:r w:rsidDel="00000000" w:rsidR="00000000" w:rsidRPr="00000000">
              <w:rPr>
                <w:sz w:val="18"/>
                <w:szCs w:val="18"/>
                <w:rtl w:val="0"/>
              </w:rPr>
              <w:t xml:space="preserve">Gpm × 1,855%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6D">
            <w:pPr>
              <w:spacing w:after="0" w:line="240" w:lineRule="auto"/>
              <w:ind w:firstLine="0"/>
              <w:jc w:val="right"/>
              <w:rPr>
                <w:sz w:val="22"/>
                <w:szCs w:val="22"/>
              </w:rPr>
            </w:pPr>
            <w:r w:rsidDel="00000000" w:rsidR="00000000" w:rsidRPr="00000000">
              <w:rPr>
                <w:sz w:val="18"/>
                <w:szCs w:val="18"/>
                <w:rtl w:val="0"/>
              </w:rPr>
              <w:t xml:space="preserve">24.971.503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6E">
            <w:pPr>
              <w:spacing w:after="0" w:line="240" w:lineRule="auto"/>
              <w:ind w:firstLine="0"/>
              <w:jc w:val="right"/>
              <w:rPr>
                <w:sz w:val="22"/>
                <w:szCs w:val="22"/>
              </w:rPr>
            </w:pPr>
            <w:r w:rsidDel="00000000" w:rsidR="00000000" w:rsidRPr="00000000">
              <w:rPr>
                <w:sz w:val="18"/>
                <w:szCs w:val="18"/>
                <w:rtl w:val="0"/>
              </w:rPr>
              <w:t xml:space="preserve">24.971.503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6F">
            <w:pPr>
              <w:spacing w:after="0" w:line="240" w:lineRule="auto"/>
              <w:ind w:firstLine="0"/>
              <w:jc w:val="center"/>
              <w:rPr>
                <w:sz w:val="22"/>
                <w:szCs w:val="22"/>
              </w:rPr>
            </w:pPr>
            <w:r w:rsidDel="00000000" w:rsidR="00000000" w:rsidRPr="00000000">
              <w:rPr>
                <w:b w:val="1"/>
                <w:bCs w:val="1"/>
                <w:sz w:val="18"/>
                <w:szCs w:val="18"/>
                <w:rtl w:val="0"/>
              </w:rPr>
              <w:t xml:space="preserve">III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70">
            <w:pPr>
              <w:spacing w:after="0" w:line="240" w:lineRule="auto"/>
              <w:ind w:firstLine="0"/>
              <w:jc w:val="left"/>
              <w:rPr>
                <w:sz w:val="22"/>
                <w:szCs w:val="22"/>
              </w:rPr>
            </w:pPr>
            <w:r w:rsidDel="00000000" w:rsidR="00000000" w:rsidRPr="00000000">
              <w:rPr>
                <w:b w:val="1"/>
                <w:bCs w:val="1"/>
                <w:sz w:val="18"/>
                <w:szCs w:val="18"/>
                <w:rtl w:val="0"/>
              </w:rPr>
              <w:t xml:space="preserve">Chi phí tư vấn đầu tư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71">
            <w:pPr>
              <w:spacing w:after="0" w:line="240" w:lineRule="auto"/>
              <w:ind w:firstLine="0"/>
              <w:jc w:val="center"/>
              <w:rPr>
                <w:sz w:val="22"/>
                <w:szCs w:val="22"/>
              </w:rPr>
            </w:pPr>
            <w:r w:rsidDel="00000000" w:rsidR="00000000" w:rsidRPr="00000000">
              <w:rPr>
                <w:sz w:val="18"/>
                <w:szCs w:val="18"/>
                <w:rtl w:val="0"/>
              </w:rPr>
              <w:t xml:space="preserve">GTV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72">
            <w:pPr>
              <w:spacing w:after="0" w:line="240" w:lineRule="auto"/>
              <w:ind w:firstLine="0"/>
              <w:jc w:val="left"/>
              <w:rPr>
                <w:sz w:val="22"/>
                <w:szCs w:val="22"/>
              </w:rPr>
            </w:pPr>
            <w:r w:rsidDel="00000000" w:rsidR="00000000" w:rsidRPr="00000000">
              <w:rPr>
                <w:sz w:val="18"/>
                <w:szCs w:val="18"/>
                <w:rtl w:val="0"/>
              </w:rPr>
              <w:t xml:space="preserve">GTV1+GTV2+GTV3+GTV4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73">
            <w:pPr>
              <w:spacing w:after="0" w:line="240" w:lineRule="auto"/>
              <w:ind w:firstLine="0"/>
              <w:jc w:val="right"/>
              <w:rPr>
                <w:sz w:val="22"/>
                <w:szCs w:val="22"/>
              </w:rPr>
            </w:pPr>
            <w:r w:rsidDel="00000000" w:rsidR="00000000" w:rsidRPr="00000000">
              <w:rPr>
                <w:sz w:val="18"/>
                <w:szCs w:val="18"/>
                <w:rtl w:val="0"/>
              </w:rPr>
              <w:t xml:space="preserve">57.000.684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74">
            <w:pPr>
              <w:spacing w:after="0" w:line="240" w:lineRule="auto"/>
              <w:ind w:firstLine="0"/>
              <w:jc w:val="right"/>
              <w:rPr>
                <w:sz w:val="22"/>
                <w:szCs w:val="22"/>
              </w:rPr>
            </w:pPr>
            <w:r w:rsidDel="00000000" w:rsidR="00000000" w:rsidRPr="00000000">
              <w:rPr>
                <w:sz w:val="18"/>
                <w:szCs w:val="18"/>
                <w:rtl w:val="0"/>
              </w:rPr>
              <w:t xml:space="preserve">57.600.684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75">
            <w:pPr>
              <w:spacing w:after="0" w:line="240" w:lineRule="auto"/>
              <w:ind w:firstLine="0"/>
              <w:jc w:val="center"/>
              <w:rPr>
                <w:sz w:val="22"/>
                <w:szCs w:val="22"/>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76">
            <w:pPr>
              <w:spacing w:after="0" w:line="240" w:lineRule="auto"/>
              <w:ind w:firstLine="0"/>
              <w:jc w:val="left"/>
              <w:rPr>
                <w:sz w:val="22"/>
                <w:szCs w:val="22"/>
              </w:rPr>
            </w:pPr>
            <w:r w:rsidDel="00000000" w:rsidR="00000000" w:rsidRPr="00000000">
              <w:rPr>
                <w:sz w:val="18"/>
                <w:szCs w:val="18"/>
                <w:rtl w:val="0"/>
              </w:rPr>
              <w:t xml:space="preserve">Chi phí lập báo cáo kinh tế – kỹ thuật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77">
            <w:pPr>
              <w:spacing w:after="0" w:line="240" w:lineRule="auto"/>
              <w:ind w:firstLine="0"/>
              <w:jc w:val="center"/>
              <w:rPr>
                <w:sz w:val="22"/>
                <w:szCs w:val="22"/>
              </w:rPr>
            </w:pPr>
            <w:r w:rsidDel="00000000" w:rsidR="00000000" w:rsidRPr="00000000">
              <w:rPr>
                <w:sz w:val="18"/>
                <w:szCs w:val="18"/>
                <w:rtl w:val="0"/>
              </w:rPr>
              <w:t xml:space="preserve">GTV1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78">
            <w:pPr>
              <w:spacing w:after="0" w:line="240" w:lineRule="auto"/>
              <w:ind w:firstLine="0"/>
              <w:jc w:val="left"/>
              <w:rPr>
                <w:sz w:val="22"/>
                <w:szCs w:val="22"/>
              </w:rPr>
            </w:pPr>
            <w:r w:rsidDel="00000000" w:rsidR="00000000" w:rsidRPr="00000000">
              <w:rPr>
                <w:sz w:val="18"/>
                <w:szCs w:val="18"/>
                <w:rtl w:val="0"/>
              </w:rPr>
              <w:t xml:space="preserve">Gpm × 3,64%; min 10tr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79">
            <w:pPr>
              <w:spacing w:after="0" w:line="240" w:lineRule="auto"/>
              <w:ind w:firstLine="0"/>
              <w:jc w:val="right"/>
              <w:rPr>
                <w:sz w:val="22"/>
                <w:szCs w:val="22"/>
              </w:rPr>
            </w:pPr>
            <w:r w:rsidDel="00000000" w:rsidR="00000000" w:rsidRPr="00000000">
              <w:rPr>
                <w:sz w:val="18"/>
                <w:szCs w:val="18"/>
                <w:rtl w:val="0"/>
              </w:rPr>
              <w:t xml:space="preserve">49.000.684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7A">
            <w:pPr>
              <w:spacing w:after="0" w:line="240" w:lineRule="auto"/>
              <w:ind w:firstLine="0"/>
              <w:jc w:val="right"/>
              <w:rPr>
                <w:sz w:val="22"/>
                <w:szCs w:val="22"/>
              </w:rPr>
            </w:pPr>
            <w:r w:rsidDel="00000000" w:rsidR="00000000" w:rsidRPr="00000000">
              <w:rPr>
                <w:sz w:val="18"/>
                <w:szCs w:val="18"/>
                <w:rtl w:val="0"/>
              </w:rPr>
              <w:t xml:space="preserve">49.000.684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7B">
            <w:pPr>
              <w:spacing w:after="0" w:line="240" w:lineRule="auto"/>
              <w:ind w:firstLine="0"/>
              <w:jc w:val="center"/>
              <w:rPr>
                <w:sz w:val="22"/>
                <w:szCs w:val="22"/>
              </w:rPr>
            </w:pPr>
            <w:r w:rsidDel="00000000" w:rsidR="00000000" w:rsidRPr="00000000">
              <w:rPr>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7C">
            <w:pPr>
              <w:spacing w:after="0" w:line="240" w:lineRule="auto"/>
              <w:ind w:firstLine="0"/>
              <w:jc w:val="left"/>
              <w:rPr>
                <w:sz w:val="22"/>
                <w:szCs w:val="22"/>
              </w:rPr>
            </w:pPr>
            <w:r w:rsidDel="00000000" w:rsidR="00000000" w:rsidRPr="00000000">
              <w:rPr>
                <w:sz w:val="18"/>
                <w:szCs w:val="18"/>
                <w:rtl w:val="0"/>
              </w:rPr>
              <w:t xml:space="preserve">Chi phí thẩm tra dự toán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7D">
            <w:pPr>
              <w:spacing w:after="0" w:line="240" w:lineRule="auto"/>
              <w:ind w:firstLine="0"/>
              <w:jc w:val="center"/>
              <w:rPr>
                <w:sz w:val="22"/>
                <w:szCs w:val="22"/>
              </w:rPr>
            </w:pPr>
            <w:r w:rsidDel="00000000" w:rsidR="00000000" w:rsidRPr="00000000">
              <w:rPr>
                <w:sz w:val="18"/>
                <w:szCs w:val="18"/>
                <w:rtl w:val="0"/>
              </w:rPr>
              <w:t xml:space="preserve">GTV2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7E">
            <w:pPr>
              <w:spacing w:after="0" w:line="240" w:lineRule="auto"/>
              <w:ind w:firstLine="0"/>
              <w:jc w:val="left"/>
              <w:rPr>
                <w:sz w:val="22"/>
                <w:szCs w:val="22"/>
              </w:rPr>
            </w:pPr>
            <w:r w:rsidDel="00000000" w:rsidR="00000000" w:rsidRPr="00000000">
              <w:rPr>
                <w:sz w:val="18"/>
                <w:szCs w:val="18"/>
                <w:rtl w:val="0"/>
              </w:rPr>
              <w:t xml:space="preserve">Gpm × 0,085%; min 2tr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7F">
            <w:pPr>
              <w:spacing w:after="0" w:line="240" w:lineRule="auto"/>
              <w:ind w:firstLine="0"/>
              <w:jc w:val="right"/>
              <w:rPr>
                <w:sz w:val="22"/>
                <w:szCs w:val="22"/>
              </w:rPr>
            </w:pPr>
            <w:r w:rsidDel="00000000" w:rsidR="00000000" w:rsidRPr="00000000">
              <w:rPr>
                <w:sz w:val="18"/>
                <w:szCs w:val="18"/>
                <w:rtl w:val="0"/>
              </w:rPr>
              <w:t xml:space="preserve">2.000.000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80">
            <w:pPr>
              <w:spacing w:after="0" w:line="240" w:lineRule="auto"/>
              <w:ind w:firstLine="0"/>
              <w:jc w:val="right"/>
              <w:rPr>
                <w:sz w:val="22"/>
                <w:szCs w:val="22"/>
              </w:rPr>
            </w:pPr>
            <w:r w:rsidDel="00000000" w:rsidR="00000000" w:rsidRPr="00000000">
              <w:rPr>
                <w:sz w:val="18"/>
                <w:szCs w:val="18"/>
                <w:rtl w:val="0"/>
              </w:rPr>
              <w:t xml:space="preserve">2.000.000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81">
            <w:pPr>
              <w:spacing w:after="0" w:line="240" w:lineRule="auto"/>
              <w:ind w:firstLine="0"/>
              <w:jc w:val="center"/>
              <w:rPr>
                <w:sz w:val="22"/>
                <w:szCs w:val="22"/>
              </w:rPr>
            </w:pPr>
            <w:r w:rsidDel="00000000" w:rsidR="00000000" w:rsidRPr="00000000">
              <w:rPr>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82">
            <w:pPr>
              <w:spacing w:after="0" w:line="240" w:lineRule="auto"/>
              <w:ind w:firstLine="0"/>
              <w:jc w:val="left"/>
              <w:rPr>
                <w:sz w:val="22"/>
                <w:szCs w:val="22"/>
              </w:rPr>
            </w:pPr>
            <w:r w:rsidDel="00000000" w:rsidR="00000000" w:rsidRPr="00000000">
              <w:rPr>
                <w:sz w:val="18"/>
                <w:szCs w:val="18"/>
                <w:rtl w:val="0"/>
              </w:rPr>
              <w:t xml:space="preserve">Chi phí lập hồ sơ mời thầu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83">
            <w:pPr>
              <w:spacing w:after="0" w:line="240" w:lineRule="auto"/>
              <w:ind w:firstLine="0"/>
              <w:jc w:val="center"/>
              <w:rPr>
                <w:sz w:val="22"/>
                <w:szCs w:val="22"/>
              </w:rPr>
            </w:pPr>
            <w:r w:rsidDel="00000000" w:rsidR="00000000" w:rsidRPr="00000000">
              <w:rPr>
                <w:sz w:val="18"/>
                <w:szCs w:val="18"/>
                <w:rtl w:val="0"/>
              </w:rPr>
              <w:t xml:space="preserve">GTV3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84">
            <w:pPr>
              <w:spacing w:after="0" w:line="240" w:lineRule="auto"/>
              <w:ind w:firstLine="0"/>
              <w:jc w:val="left"/>
              <w:rPr>
                <w:sz w:val="22"/>
                <w:szCs w:val="22"/>
              </w:rPr>
            </w:pPr>
            <w:r w:rsidDel="00000000" w:rsidR="00000000" w:rsidRPr="00000000">
              <w:rPr>
                <w:sz w:val="18"/>
                <w:szCs w:val="18"/>
                <w:rtl w:val="0"/>
              </w:rPr>
              <w:t xml:space="preserve">Gpm × 0,2%; min 3tr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85">
            <w:pPr>
              <w:spacing w:after="0" w:line="240" w:lineRule="auto"/>
              <w:ind w:firstLine="0"/>
              <w:jc w:val="right"/>
              <w:rPr>
                <w:sz w:val="22"/>
                <w:szCs w:val="22"/>
              </w:rPr>
            </w:pPr>
            <w:r w:rsidDel="00000000" w:rsidR="00000000" w:rsidRPr="00000000">
              <w:rPr>
                <w:sz w:val="18"/>
                <w:szCs w:val="18"/>
                <w:rtl w:val="0"/>
              </w:rPr>
              <w:t xml:space="preserve">3.000.000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86">
            <w:pPr>
              <w:spacing w:after="0" w:line="240" w:lineRule="auto"/>
              <w:ind w:firstLine="0"/>
              <w:jc w:val="right"/>
              <w:rPr>
                <w:sz w:val="22"/>
                <w:szCs w:val="22"/>
              </w:rPr>
            </w:pPr>
            <w:r w:rsidDel="00000000" w:rsidR="00000000" w:rsidRPr="00000000">
              <w:rPr>
                <w:sz w:val="18"/>
                <w:szCs w:val="18"/>
                <w:rtl w:val="0"/>
              </w:rPr>
              <w:t xml:space="preserve">3.300.000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87">
            <w:pPr>
              <w:spacing w:after="0" w:line="240" w:lineRule="auto"/>
              <w:ind w:firstLine="0"/>
              <w:jc w:val="center"/>
              <w:rPr>
                <w:sz w:val="22"/>
                <w:szCs w:val="22"/>
              </w:rPr>
            </w:pPr>
            <w:r w:rsidDel="00000000" w:rsidR="00000000" w:rsidRPr="00000000">
              <w:rPr>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88">
            <w:pPr>
              <w:spacing w:after="0" w:line="240" w:lineRule="auto"/>
              <w:ind w:firstLine="0"/>
              <w:jc w:val="left"/>
              <w:rPr>
                <w:sz w:val="22"/>
                <w:szCs w:val="22"/>
              </w:rPr>
            </w:pPr>
            <w:r w:rsidDel="00000000" w:rsidR="00000000" w:rsidRPr="00000000">
              <w:rPr>
                <w:sz w:val="18"/>
                <w:szCs w:val="18"/>
                <w:rtl w:val="0"/>
              </w:rPr>
              <w:t xml:space="preserve">Chi phí đánh giá hồ sơ dự thầu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89">
            <w:pPr>
              <w:spacing w:after="0" w:line="240" w:lineRule="auto"/>
              <w:ind w:firstLine="0"/>
              <w:jc w:val="center"/>
              <w:rPr>
                <w:sz w:val="22"/>
                <w:szCs w:val="22"/>
              </w:rPr>
            </w:pPr>
            <w:r w:rsidDel="00000000" w:rsidR="00000000" w:rsidRPr="00000000">
              <w:rPr>
                <w:sz w:val="18"/>
                <w:szCs w:val="18"/>
                <w:rtl w:val="0"/>
              </w:rPr>
              <w:t xml:space="preserve">GTV4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8A">
            <w:pPr>
              <w:spacing w:after="0" w:line="240" w:lineRule="auto"/>
              <w:ind w:firstLine="0"/>
              <w:jc w:val="left"/>
              <w:rPr>
                <w:sz w:val="22"/>
                <w:szCs w:val="22"/>
              </w:rPr>
            </w:pPr>
            <w:r w:rsidDel="00000000" w:rsidR="00000000" w:rsidRPr="00000000">
              <w:rPr>
                <w:sz w:val="18"/>
                <w:szCs w:val="18"/>
                <w:rtl w:val="0"/>
              </w:rPr>
              <w:t xml:space="preserve">Gpm × 0,2%; min 3tr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8B">
            <w:pPr>
              <w:spacing w:after="0" w:line="240" w:lineRule="auto"/>
              <w:ind w:firstLine="0"/>
              <w:jc w:val="right"/>
              <w:rPr>
                <w:sz w:val="22"/>
                <w:szCs w:val="22"/>
              </w:rPr>
            </w:pPr>
            <w:r w:rsidDel="00000000" w:rsidR="00000000" w:rsidRPr="00000000">
              <w:rPr>
                <w:sz w:val="18"/>
                <w:szCs w:val="18"/>
                <w:rtl w:val="0"/>
              </w:rPr>
              <w:t xml:space="preserve">3.000.000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8C">
            <w:pPr>
              <w:spacing w:after="0" w:line="240" w:lineRule="auto"/>
              <w:ind w:firstLine="0"/>
              <w:jc w:val="right"/>
              <w:rPr>
                <w:sz w:val="22"/>
                <w:szCs w:val="22"/>
              </w:rPr>
            </w:pPr>
            <w:r w:rsidDel="00000000" w:rsidR="00000000" w:rsidRPr="00000000">
              <w:rPr>
                <w:sz w:val="18"/>
                <w:szCs w:val="18"/>
                <w:rtl w:val="0"/>
              </w:rPr>
              <w:t xml:space="preserve">3.300.000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8D">
            <w:pPr>
              <w:spacing w:after="0" w:line="240" w:lineRule="auto"/>
              <w:ind w:firstLine="0"/>
              <w:jc w:val="center"/>
              <w:rPr>
                <w:sz w:val="22"/>
                <w:szCs w:val="22"/>
              </w:rPr>
            </w:pPr>
            <w:r w:rsidDel="00000000" w:rsidR="00000000" w:rsidRPr="00000000">
              <w:rPr>
                <w:b w:val="1"/>
                <w:bCs w:val="1"/>
                <w:sz w:val="18"/>
                <w:szCs w:val="18"/>
                <w:rtl w:val="0"/>
              </w:rPr>
              <w:t xml:space="preserve">IV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8E">
            <w:pPr>
              <w:spacing w:after="0" w:line="240" w:lineRule="auto"/>
              <w:ind w:firstLine="0"/>
              <w:jc w:val="left"/>
              <w:rPr>
                <w:sz w:val="22"/>
                <w:szCs w:val="22"/>
              </w:rPr>
            </w:pPr>
            <w:r w:rsidDel="00000000" w:rsidR="00000000" w:rsidRPr="00000000">
              <w:rPr>
                <w:b w:val="1"/>
                <w:bCs w:val="1"/>
                <w:sz w:val="18"/>
                <w:szCs w:val="18"/>
                <w:rtl w:val="0"/>
              </w:rPr>
              <w:t xml:space="preserve">Chi phí khác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8F">
            <w:pPr>
              <w:spacing w:after="0" w:line="240" w:lineRule="auto"/>
              <w:ind w:firstLine="0"/>
              <w:jc w:val="center"/>
              <w:rPr>
                <w:sz w:val="22"/>
                <w:szCs w:val="22"/>
              </w:rPr>
            </w:pPr>
            <w:r w:rsidDel="00000000" w:rsidR="00000000" w:rsidRPr="00000000">
              <w:rPr>
                <w:sz w:val="18"/>
                <w:szCs w:val="18"/>
                <w:rtl w:val="0"/>
              </w:rPr>
              <w:t xml:space="preserve">GK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90">
            <w:pPr>
              <w:spacing w:after="0" w:line="240" w:lineRule="auto"/>
              <w:ind w:firstLine="0"/>
              <w:jc w:val="left"/>
              <w:rPr>
                <w:sz w:val="22"/>
                <w:szCs w:val="22"/>
              </w:rPr>
            </w:pPr>
            <w:r w:rsidDel="00000000" w:rsidR="00000000" w:rsidRPr="00000000">
              <w:rPr>
                <w:sz w:val="18"/>
                <w:szCs w:val="18"/>
                <w:rtl w:val="0"/>
              </w:rPr>
              <w:t xml:space="preserve">GKT + GKTATTT + GK1 + GK2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91">
            <w:pPr>
              <w:spacing w:after="0" w:line="240" w:lineRule="auto"/>
              <w:ind w:firstLine="0"/>
              <w:jc w:val="right"/>
              <w:rPr>
                <w:sz w:val="22"/>
                <w:szCs w:val="22"/>
              </w:rPr>
            </w:pPr>
            <w:r w:rsidDel="00000000" w:rsidR="00000000" w:rsidRPr="00000000">
              <w:rPr>
                <w:sz w:val="18"/>
                <w:szCs w:val="18"/>
                <w:rtl w:val="0"/>
              </w:rPr>
              <w:t xml:space="preserve">74.315.937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92">
            <w:pPr>
              <w:spacing w:after="0" w:line="240" w:lineRule="auto"/>
              <w:ind w:firstLine="0"/>
              <w:jc w:val="right"/>
              <w:rPr>
                <w:sz w:val="22"/>
                <w:szCs w:val="22"/>
              </w:rPr>
            </w:pPr>
            <w:r w:rsidDel="00000000" w:rsidR="00000000" w:rsidRPr="00000000">
              <w:rPr>
                <w:sz w:val="18"/>
                <w:szCs w:val="18"/>
                <w:rtl w:val="0"/>
              </w:rPr>
              <w:t xml:space="preserve">74.815.937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93">
            <w:pPr>
              <w:spacing w:after="0" w:line="240" w:lineRule="auto"/>
              <w:ind w:firstLine="0"/>
              <w:jc w:val="center"/>
              <w:rPr>
                <w:sz w:val="22"/>
                <w:szCs w:val="22"/>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94">
            <w:pPr>
              <w:spacing w:after="0" w:line="240" w:lineRule="auto"/>
              <w:ind w:firstLine="0"/>
              <w:jc w:val="left"/>
              <w:rPr>
                <w:sz w:val="22"/>
                <w:szCs w:val="22"/>
              </w:rPr>
            </w:pPr>
            <w:r w:rsidDel="00000000" w:rsidR="00000000" w:rsidRPr="00000000">
              <w:rPr>
                <w:sz w:val="18"/>
                <w:szCs w:val="18"/>
                <w:rtl w:val="0"/>
              </w:rPr>
              <w:t xml:space="preserve">Chi phí kiểm thử chức năng phần mềm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95">
            <w:pPr>
              <w:spacing w:after="0" w:line="240" w:lineRule="auto"/>
              <w:ind w:firstLine="0"/>
              <w:jc w:val="center"/>
              <w:rPr>
                <w:sz w:val="22"/>
                <w:szCs w:val="22"/>
              </w:rPr>
            </w:pPr>
            <w:r w:rsidDel="00000000" w:rsidR="00000000" w:rsidRPr="00000000">
              <w:rPr>
                <w:sz w:val="18"/>
                <w:szCs w:val="18"/>
                <w:rtl w:val="0"/>
              </w:rPr>
              <w:t xml:space="preserve">GKT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96">
            <w:pPr>
              <w:spacing w:after="0" w:line="240" w:lineRule="auto"/>
              <w:ind w:firstLine="0"/>
              <w:jc w:val="left"/>
              <w:rPr>
                <w:sz w:val="22"/>
                <w:szCs w:val="22"/>
              </w:rPr>
            </w:pPr>
            <w:r w:rsidDel="00000000" w:rsidR="00000000" w:rsidRPr="00000000">
              <w:rPr>
                <w:sz w:val="18"/>
                <w:szCs w:val="18"/>
                <w:rtl w:val="0"/>
              </w:rPr>
              <w:t xml:space="preserve">Theo CV 3787/BTTTT-THH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97">
            <w:pPr>
              <w:spacing w:after="0" w:line="240" w:lineRule="auto"/>
              <w:ind w:firstLine="0"/>
              <w:jc w:val="right"/>
              <w:rPr>
                <w:sz w:val="22"/>
                <w:szCs w:val="22"/>
              </w:rPr>
            </w:pPr>
            <w:r w:rsidDel="00000000" w:rsidR="00000000" w:rsidRPr="00000000">
              <w:rPr>
                <w:sz w:val="18"/>
                <w:szCs w:val="18"/>
                <w:rtl w:val="0"/>
              </w:rPr>
              <w:t xml:space="preserve">35.437.408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98">
            <w:pPr>
              <w:spacing w:after="0" w:line="240" w:lineRule="auto"/>
              <w:ind w:firstLine="0"/>
              <w:jc w:val="right"/>
              <w:rPr>
                <w:sz w:val="22"/>
                <w:szCs w:val="22"/>
              </w:rPr>
            </w:pPr>
            <w:r w:rsidDel="00000000" w:rsidR="00000000" w:rsidRPr="00000000">
              <w:rPr>
                <w:sz w:val="18"/>
                <w:szCs w:val="18"/>
                <w:rtl w:val="0"/>
              </w:rPr>
              <w:t xml:space="preserve">35.437.408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99">
            <w:pPr>
              <w:spacing w:after="0" w:line="240" w:lineRule="auto"/>
              <w:ind w:firstLine="0"/>
              <w:jc w:val="center"/>
              <w:rPr>
                <w:sz w:val="22"/>
                <w:szCs w:val="22"/>
              </w:rPr>
            </w:pPr>
            <w:r w:rsidDel="00000000" w:rsidR="00000000" w:rsidRPr="00000000">
              <w:rPr>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9A">
            <w:pPr>
              <w:spacing w:after="0" w:line="240" w:lineRule="auto"/>
              <w:ind w:firstLine="0"/>
              <w:jc w:val="left"/>
              <w:rPr>
                <w:sz w:val="22"/>
                <w:szCs w:val="22"/>
              </w:rPr>
            </w:pPr>
            <w:r w:rsidDel="00000000" w:rsidR="00000000" w:rsidRPr="00000000">
              <w:rPr>
                <w:sz w:val="18"/>
                <w:szCs w:val="18"/>
                <w:rtl w:val="0"/>
              </w:rPr>
              <w:t xml:space="preserve">Chi phí kiểm thử an toàn an ninh 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9B">
            <w:pPr>
              <w:spacing w:after="0" w:line="240" w:lineRule="auto"/>
              <w:ind w:firstLine="0"/>
              <w:jc w:val="center"/>
              <w:rPr>
                <w:sz w:val="22"/>
                <w:szCs w:val="22"/>
              </w:rPr>
            </w:pPr>
            <w:r w:rsidDel="00000000" w:rsidR="00000000" w:rsidRPr="00000000">
              <w:rPr>
                <w:sz w:val="18"/>
                <w:szCs w:val="18"/>
                <w:rtl w:val="0"/>
              </w:rPr>
              <w:t xml:space="preserve">GKTATTT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9C">
            <w:pPr>
              <w:spacing w:after="0" w:line="240" w:lineRule="auto"/>
              <w:ind w:firstLine="0"/>
              <w:jc w:val="left"/>
              <w:rPr>
                <w:sz w:val="22"/>
                <w:szCs w:val="22"/>
              </w:rPr>
            </w:pPr>
            <w:r w:rsidDel="00000000" w:rsidR="00000000" w:rsidRPr="00000000">
              <w:rPr>
                <w:sz w:val="18"/>
                <w:szCs w:val="18"/>
                <w:rtl w:val="0"/>
              </w:rPr>
              <w:t xml:space="preserve">Theo TT 121/2018/TT-BTC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9D">
            <w:pPr>
              <w:spacing w:after="0" w:line="240" w:lineRule="auto"/>
              <w:ind w:firstLine="0"/>
              <w:jc w:val="right"/>
              <w:rPr>
                <w:sz w:val="22"/>
                <w:szCs w:val="22"/>
              </w:rPr>
            </w:pPr>
            <w:r w:rsidDel="00000000" w:rsidR="00000000" w:rsidRPr="00000000">
              <w:rPr>
                <w:sz w:val="18"/>
                <w:szCs w:val="18"/>
                <w:rtl w:val="0"/>
              </w:rPr>
              <w:t xml:space="preserve">33.878.529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9E">
            <w:pPr>
              <w:spacing w:after="0" w:line="240" w:lineRule="auto"/>
              <w:ind w:firstLine="0"/>
              <w:jc w:val="right"/>
              <w:rPr>
                <w:sz w:val="22"/>
                <w:szCs w:val="22"/>
              </w:rPr>
            </w:pPr>
            <w:r w:rsidDel="00000000" w:rsidR="00000000" w:rsidRPr="00000000">
              <w:rPr>
                <w:sz w:val="18"/>
                <w:szCs w:val="18"/>
                <w:rtl w:val="0"/>
              </w:rPr>
              <w:t xml:space="preserve">33.878.529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9F">
            <w:pPr>
              <w:spacing w:after="0" w:line="240" w:lineRule="auto"/>
              <w:ind w:firstLine="0"/>
              <w:jc w:val="center"/>
              <w:rPr>
                <w:sz w:val="22"/>
                <w:szCs w:val="22"/>
              </w:rPr>
            </w:pPr>
            <w:r w:rsidDel="00000000" w:rsidR="00000000" w:rsidRPr="00000000">
              <w:rPr>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A0">
            <w:pPr>
              <w:spacing w:after="0" w:line="240" w:lineRule="auto"/>
              <w:ind w:firstLine="0"/>
              <w:jc w:val="left"/>
              <w:rPr>
                <w:sz w:val="22"/>
                <w:szCs w:val="22"/>
              </w:rPr>
            </w:pPr>
            <w:r w:rsidDel="00000000" w:rsidR="00000000" w:rsidRPr="00000000">
              <w:rPr>
                <w:sz w:val="18"/>
                <w:szCs w:val="18"/>
                <w:rtl w:val="0"/>
              </w:rPr>
              <w:t xml:space="preserve">Chi phí thẩm định HSMT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A1">
            <w:pPr>
              <w:spacing w:after="0" w:line="240" w:lineRule="auto"/>
              <w:ind w:firstLine="0"/>
              <w:jc w:val="center"/>
              <w:rPr>
                <w:sz w:val="22"/>
                <w:szCs w:val="22"/>
              </w:rPr>
            </w:pPr>
            <w:r w:rsidDel="00000000" w:rsidR="00000000" w:rsidRPr="00000000">
              <w:rPr>
                <w:sz w:val="18"/>
                <w:szCs w:val="18"/>
                <w:rtl w:val="0"/>
              </w:rPr>
              <w:t xml:space="preserve">GK1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A2">
            <w:pPr>
              <w:spacing w:after="0" w:line="240" w:lineRule="auto"/>
              <w:ind w:firstLine="0"/>
              <w:jc w:val="left"/>
              <w:rPr>
                <w:sz w:val="22"/>
                <w:szCs w:val="22"/>
              </w:rPr>
            </w:pPr>
            <w:r w:rsidDel="00000000" w:rsidR="00000000" w:rsidRPr="00000000">
              <w:rPr>
                <w:sz w:val="18"/>
                <w:szCs w:val="18"/>
                <w:rtl w:val="0"/>
              </w:rPr>
              <w:t xml:space="preserve">Gpm × 0,1%; min 2tr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A3">
            <w:pPr>
              <w:spacing w:after="0" w:line="240" w:lineRule="auto"/>
              <w:ind w:firstLine="0"/>
              <w:jc w:val="right"/>
              <w:rPr>
                <w:sz w:val="22"/>
                <w:szCs w:val="22"/>
              </w:rPr>
            </w:pPr>
            <w:r w:rsidDel="00000000" w:rsidR="00000000" w:rsidRPr="00000000">
              <w:rPr>
                <w:sz w:val="18"/>
                <w:szCs w:val="18"/>
                <w:rtl w:val="0"/>
              </w:rPr>
              <w:t xml:space="preserve">2.000.000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A4">
            <w:pPr>
              <w:spacing w:after="0" w:line="240" w:lineRule="auto"/>
              <w:ind w:firstLine="0"/>
              <w:jc w:val="right"/>
              <w:rPr>
                <w:sz w:val="22"/>
                <w:szCs w:val="22"/>
              </w:rPr>
            </w:pPr>
            <w:r w:rsidDel="00000000" w:rsidR="00000000" w:rsidRPr="00000000">
              <w:rPr>
                <w:sz w:val="18"/>
                <w:szCs w:val="18"/>
                <w:rtl w:val="0"/>
              </w:rPr>
              <w:t xml:space="preserve">2.200.000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A5">
            <w:pPr>
              <w:spacing w:after="0" w:line="240" w:lineRule="auto"/>
              <w:ind w:firstLine="0"/>
              <w:jc w:val="center"/>
              <w:rPr>
                <w:sz w:val="22"/>
                <w:szCs w:val="22"/>
              </w:rPr>
            </w:pPr>
            <w:r w:rsidDel="00000000" w:rsidR="00000000" w:rsidRPr="00000000">
              <w:rPr>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A6">
            <w:pPr>
              <w:spacing w:after="0" w:line="240" w:lineRule="auto"/>
              <w:ind w:firstLine="0"/>
              <w:jc w:val="left"/>
              <w:rPr>
                <w:sz w:val="22"/>
                <w:szCs w:val="22"/>
              </w:rPr>
            </w:pPr>
            <w:r w:rsidDel="00000000" w:rsidR="00000000" w:rsidRPr="00000000">
              <w:rPr>
                <w:sz w:val="18"/>
                <w:szCs w:val="18"/>
                <w:rtl w:val="0"/>
              </w:rPr>
              <w:t xml:space="preserve">Chi phí thẩm định kết quả đấu thầu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A7">
            <w:pPr>
              <w:spacing w:after="0" w:line="240" w:lineRule="auto"/>
              <w:ind w:firstLine="0"/>
              <w:jc w:val="center"/>
              <w:rPr>
                <w:sz w:val="22"/>
                <w:szCs w:val="22"/>
              </w:rPr>
            </w:pPr>
            <w:r w:rsidDel="00000000" w:rsidR="00000000" w:rsidRPr="00000000">
              <w:rPr>
                <w:sz w:val="18"/>
                <w:szCs w:val="18"/>
                <w:rtl w:val="0"/>
              </w:rPr>
              <w:t xml:space="preserve">GK2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A8">
            <w:pPr>
              <w:spacing w:after="0" w:line="240" w:lineRule="auto"/>
              <w:ind w:firstLine="0"/>
              <w:jc w:val="left"/>
              <w:rPr>
                <w:sz w:val="22"/>
                <w:szCs w:val="22"/>
              </w:rPr>
            </w:pPr>
            <w:r w:rsidDel="00000000" w:rsidR="00000000" w:rsidRPr="00000000">
              <w:rPr>
                <w:sz w:val="18"/>
                <w:szCs w:val="18"/>
                <w:rtl w:val="0"/>
              </w:rPr>
              <w:t xml:space="preserve">Gpm × 0,1%; min 3tr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A9">
            <w:pPr>
              <w:spacing w:after="0" w:line="240" w:lineRule="auto"/>
              <w:ind w:firstLine="0"/>
              <w:jc w:val="right"/>
              <w:rPr>
                <w:sz w:val="22"/>
                <w:szCs w:val="22"/>
              </w:rPr>
            </w:pPr>
            <w:r w:rsidDel="00000000" w:rsidR="00000000" w:rsidRPr="00000000">
              <w:rPr>
                <w:sz w:val="18"/>
                <w:szCs w:val="18"/>
                <w:rtl w:val="0"/>
              </w:rPr>
              <w:t xml:space="preserve">3.000.000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AA">
            <w:pPr>
              <w:spacing w:after="0" w:line="240" w:lineRule="auto"/>
              <w:ind w:firstLine="0"/>
              <w:jc w:val="right"/>
              <w:rPr>
                <w:sz w:val="22"/>
                <w:szCs w:val="22"/>
              </w:rPr>
            </w:pPr>
            <w:r w:rsidDel="00000000" w:rsidR="00000000" w:rsidRPr="00000000">
              <w:rPr>
                <w:sz w:val="18"/>
                <w:szCs w:val="18"/>
                <w:rtl w:val="0"/>
              </w:rPr>
              <w:t xml:space="preserve">3.300.000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AB">
            <w:pPr>
              <w:spacing w:after="0" w:line="240" w:lineRule="auto"/>
              <w:ind w:firstLine="0"/>
              <w:jc w:val="center"/>
              <w:rPr>
                <w:sz w:val="22"/>
                <w:szCs w:val="22"/>
              </w:rPr>
            </w:pPr>
            <w:r w:rsidDel="00000000" w:rsidR="00000000" w:rsidRPr="00000000">
              <w:rPr>
                <w:b w:val="1"/>
                <w:bCs w:val="1"/>
                <w:sz w:val="18"/>
                <w:szCs w:val="18"/>
                <w:rtl w:val="0"/>
              </w:rPr>
              <w:t xml:space="preserve">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AC">
            <w:pPr>
              <w:spacing w:after="0" w:line="240" w:lineRule="auto"/>
              <w:ind w:firstLine="0"/>
              <w:jc w:val="left"/>
              <w:rPr>
                <w:sz w:val="22"/>
                <w:szCs w:val="22"/>
              </w:rPr>
            </w:pPr>
            <w:r w:rsidDel="00000000" w:rsidR="00000000" w:rsidRPr="00000000">
              <w:rPr>
                <w:b w:val="1"/>
                <w:bCs w:val="1"/>
                <w:sz w:val="18"/>
                <w:szCs w:val="18"/>
                <w:rtl w:val="0"/>
              </w:rPr>
              <w:t xml:space="preserve">Chi phí dự phòng toàn dự 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AD">
            <w:pPr>
              <w:spacing w:after="0" w:line="240" w:lineRule="auto"/>
              <w:ind w:firstLine="0"/>
              <w:jc w:val="center"/>
              <w:rPr>
                <w:sz w:val="22"/>
                <w:szCs w:val="22"/>
              </w:rPr>
            </w:pPr>
            <w:r w:rsidDel="00000000" w:rsidR="00000000" w:rsidRPr="00000000">
              <w:rPr>
                <w:sz w:val="18"/>
                <w:szCs w:val="18"/>
                <w:rtl w:val="0"/>
              </w:rPr>
              <w:t xml:space="preserve">GDP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AE">
            <w:pPr>
              <w:spacing w:after="0" w:line="240" w:lineRule="auto"/>
              <w:ind w:firstLine="0"/>
              <w:jc w:val="left"/>
              <w:rPr>
                <w:sz w:val="22"/>
                <w:szCs w:val="22"/>
              </w:rPr>
            </w:pPr>
            <w:r w:rsidDel="00000000" w:rsidR="00000000" w:rsidRPr="00000000">
              <w:rPr>
                <w:sz w:val="18"/>
                <w:szCs w:val="18"/>
                <w:rtl w:val="0"/>
              </w:rPr>
              <w:t xml:space="preserve">(Gpm+GQL+GTV+GK)×10%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AF">
            <w:pPr>
              <w:spacing w:after="0" w:line="240" w:lineRule="auto"/>
              <w:ind w:firstLine="0"/>
              <w:jc w:val="right"/>
              <w:rPr>
                <w:sz w:val="22"/>
                <w:szCs w:val="22"/>
              </w:rPr>
            </w:pPr>
            <w:r w:rsidDel="00000000" w:rsidR="00000000" w:rsidRPr="00000000">
              <w:rPr>
                <w:sz w:val="18"/>
                <w:szCs w:val="18"/>
                <w:rtl w:val="0"/>
              </w:rPr>
              <w:t xml:space="preserve">150.246.077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B0">
            <w:pPr>
              <w:spacing w:after="0" w:line="240" w:lineRule="auto"/>
              <w:ind w:firstLine="0"/>
              <w:jc w:val="right"/>
              <w:rPr>
                <w:sz w:val="22"/>
                <w:szCs w:val="22"/>
              </w:rPr>
            </w:pPr>
            <w:r w:rsidDel="00000000" w:rsidR="00000000" w:rsidRPr="00000000">
              <w:rPr>
                <w:sz w:val="18"/>
                <w:szCs w:val="18"/>
                <w:rtl w:val="0"/>
              </w:rPr>
              <w:t xml:space="preserve">150.246.077</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6B1">
            <w:pPr>
              <w:spacing w:after="0" w:line="240" w:lineRule="auto"/>
              <w:ind w:firstLine="0"/>
              <w:jc w:val="center"/>
              <w:rPr>
                <w:sz w:val="22"/>
                <w:szCs w:val="22"/>
              </w:rPr>
            </w:pPr>
            <w:r w:rsidDel="00000000" w:rsidR="00000000" w:rsidRPr="00000000">
              <w:rPr>
                <w:b w:val="1"/>
                <w:bCs w:val="1"/>
                <w:color w:val="ffffff"/>
                <w:sz w:val="20"/>
                <w:szCs w:val="20"/>
                <w:rtl w:val="0"/>
              </w:rPr>
              <w:t xml:space="preserve">TỔNG CỘNG TOÀN DỰ ÁN (Σ)</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0000" w:val="clear"/>
            <w:tcMar>
              <w:top w:w="80.0" w:type="dxa"/>
              <w:left w:w="120.0" w:type="dxa"/>
              <w:bottom w:w="80.0" w:type="dxa"/>
              <w:right w:w="120.0" w:type="dxa"/>
            </w:tcMar>
          </w:tcPr>
          <w:p w:rsidR="00000000" w:rsidDel="00000000" w:rsidP="00000000" w:rsidRDefault="00000000" w:rsidRPr="00000000" w14:paraId="000006B5">
            <w:pPr>
              <w:spacing w:after="0" w:line="240" w:lineRule="auto"/>
              <w:ind w:firstLine="0"/>
              <w:jc w:val="right"/>
              <w:rPr>
                <w:sz w:val="22"/>
                <w:szCs w:val="22"/>
              </w:rPr>
            </w:pPr>
            <w:r w:rsidDel="00000000" w:rsidR="00000000" w:rsidRPr="00000000">
              <w:rPr>
                <w:b w:val="1"/>
                <w:bCs w:val="1"/>
                <w:color w:val="ffffff"/>
                <w:sz w:val="20"/>
                <w:szCs w:val="20"/>
                <w:rtl w:val="0"/>
              </w:rPr>
              <w:t xml:space="preserve">1.652.706.850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0000" w:val="clear"/>
            <w:tcMar>
              <w:top w:w="80.0" w:type="dxa"/>
              <w:left w:w="120.0" w:type="dxa"/>
              <w:bottom w:w="80.0" w:type="dxa"/>
              <w:right w:w="120.0" w:type="dxa"/>
            </w:tcMar>
          </w:tcPr>
          <w:p w:rsidR="00000000" w:rsidDel="00000000" w:rsidP="00000000" w:rsidRDefault="00000000" w:rsidRPr="00000000" w14:paraId="000006B6">
            <w:pPr>
              <w:spacing w:after="0" w:line="240" w:lineRule="auto"/>
              <w:ind w:firstLine="0"/>
              <w:jc w:val="right"/>
              <w:rPr>
                <w:sz w:val="22"/>
                <w:szCs w:val="22"/>
              </w:rPr>
            </w:pPr>
            <w:r w:rsidDel="00000000" w:rsidR="00000000" w:rsidRPr="00000000">
              <w:rPr>
                <w:b w:val="1"/>
                <w:bCs w:val="1"/>
                <w:color w:val="ffffff"/>
                <w:sz w:val="20"/>
                <w:szCs w:val="20"/>
                <w:rtl w:val="0"/>
              </w:rPr>
              <w:t xml:space="preserve">1.653.806.850</w:t>
            </w:r>
            <w:r w:rsidDel="00000000" w:rsidR="00000000" w:rsidRPr="00000000">
              <w:rPr>
                <w:rtl w:val="0"/>
              </w:rPr>
            </w:r>
          </w:p>
        </w:tc>
      </w:tr>
    </w:tbl>
    <w:p w:rsidR="00000000" w:rsidDel="00000000" w:rsidP="00000000" w:rsidRDefault="00000000" w:rsidRPr="00000000" w14:paraId="000006B7">
      <w:pPr>
        <w:spacing w:after="0" w:before="120" w:line="240" w:lineRule="auto"/>
        <w:ind w:firstLine="0"/>
        <w:jc w:val="left"/>
        <w:rPr>
          <w:sz w:val="22"/>
          <w:szCs w:val="22"/>
        </w:rPr>
      </w:pPr>
      <w:r w:rsidDel="00000000" w:rsidR="00000000" w:rsidRPr="00000000">
        <w:rPr>
          <w:rtl w:val="0"/>
        </w:rPr>
      </w:r>
    </w:p>
    <w:p w:rsidR="00000000" w:rsidDel="00000000" w:rsidP="00000000" w:rsidRDefault="00000000" w:rsidRPr="00000000" w14:paraId="000006B8">
      <w:pPr>
        <w:spacing w:after="60" w:before="60" w:line="360" w:lineRule="auto"/>
        <w:ind w:firstLine="0"/>
        <w:rPr>
          <w:sz w:val="22"/>
          <w:szCs w:val="22"/>
        </w:rPr>
      </w:pPr>
      <w:r w:rsidDel="00000000" w:rsidR="00000000" w:rsidRPr="00000000">
        <w:rPr>
          <w:color w:val="595959"/>
          <w:sz w:val="20"/>
          <w:szCs w:val="20"/>
          <w:rtl w:val="0"/>
        </w:rPr>
        <w:t xml:space="preserve">(*) Tổng cộng toàn dự án sau thuế VAT: 1.653.806.850 đồng (Một tỷ sáu trăm năm mươi ba triệu tám trăm lẻ sáu nghìn tám trăm năm mươi đồng). Đây là giá trị định mức pháp lý theo phương pháp UCP (QĐ 671/QĐ-BTTTT), bao gồm đầy đủ chi phí kiểm thử chức năng và kiểm thử an toàn thông tin đã được lập dự toán riêng. Căn cứ để lập hồ sơ kinh tế kỹ thuật và nghiệm thu theo quy định nhà nước.</w:t>
      </w:r>
      <w:r w:rsidDel="00000000" w:rsidR="00000000" w:rsidRPr="00000000">
        <w:rPr>
          <w:rtl w:val="0"/>
        </w:rPr>
      </w:r>
    </w:p>
    <w:p w:rsidR="00000000" w:rsidDel="00000000" w:rsidP="00000000" w:rsidRDefault="00000000" w:rsidRPr="00000000" w14:paraId="000006B9">
      <w:pPr>
        <w:spacing w:after="0" w:before="120" w:line="240" w:lineRule="auto"/>
        <w:ind w:firstLine="0"/>
        <w:jc w:val="left"/>
        <w:rPr>
          <w:sz w:val="22"/>
          <w:szCs w:val="22"/>
        </w:rPr>
      </w:pPr>
      <w:r w:rsidDel="00000000" w:rsidR="00000000" w:rsidRPr="00000000">
        <w:rPr>
          <w:rtl w:val="0"/>
        </w:rPr>
      </w:r>
    </w:p>
    <w:p w:rsidR="00000000" w:rsidDel="00000000" w:rsidP="00000000" w:rsidRDefault="00000000" w:rsidRPr="00000000" w14:paraId="000006BA">
      <w:pPr>
        <w:pStyle w:val="Heading2"/>
        <w:keepNext w:val="0"/>
        <w:keepLines w:val="0"/>
        <w:spacing w:after="120" w:before="240" w:line="240" w:lineRule="auto"/>
        <w:ind w:left="0" w:firstLine="0"/>
        <w:rPr>
          <w:b w:val="1"/>
          <w:bCs w:val="1"/>
          <w:color w:val="2e75b6"/>
          <w:sz w:val="24"/>
          <w:szCs w:val="24"/>
        </w:rPr>
      </w:pPr>
      <w:r w:rsidDel="00000000" w:rsidR="00000000" w:rsidRPr="00000000">
        <w:rPr>
          <w:b w:val="1"/>
          <w:bCs w:val="1"/>
          <w:color w:val="2e75b6"/>
          <w:sz w:val="24"/>
          <w:szCs w:val="24"/>
          <w:rtl w:val="0"/>
        </w:rPr>
        <w:t xml:space="preserve">2.2. Thông số tính toán UCP (Use Case Points)</w:t>
      </w:r>
    </w:p>
    <w:p w:rsidR="00000000" w:rsidDel="00000000" w:rsidP="00000000" w:rsidRDefault="00000000" w:rsidRPr="00000000" w14:paraId="000006BB">
      <w:pPr>
        <w:spacing w:after="60" w:before="60" w:line="360" w:lineRule="auto"/>
        <w:ind w:firstLine="0"/>
        <w:rPr>
          <w:sz w:val="22"/>
          <w:szCs w:val="22"/>
        </w:rPr>
      </w:pPr>
      <w:r w:rsidDel="00000000" w:rsidR="00000000" w:rsidRPr="00000000">
        <w:rPr>
          <w:sz w:val="22"/>
          <w:szCs w:val="22"/>
          <w:rtl w:val="0"/>
        </w:rPr>
        <w:t xml:space="preserve">Phương pháp UCP được áp dụng theo QĐ 671/QĐ-BTTTT. Các thông số đầu vào được xác định từ Product Backlog và đặc điểm kỹ thuật của hệ thống TeamsWork như sau:</w:t>
      </w:r>
    </w:p>
    <w:p w:rsidR="00000000" w:rsidDel="00000000" w:rsidP="00000000" w:rsidRDefault="00000000" w:rsidRPr="00000000" w14:paraId="000006BC">
      <w:pPr>
        <w:spacing w:after="0" w:before="100" w:line="240" w:lineRule="auto"/>
        <w:ind w:firstLine="0"/>
        <w:jc w:val="left"/>
        <w:rPr>
          <w:sz w:val="22"/>
          <w:szCs w:val="22"/>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400"/>
        <w:gridCol w:w="1000"/>
        <w:gridCol w:w="2800"/>
        <w:gridCol w:w="3360"/>
        <w:tblGridChange w:id="0">
          <w:tblGrid>
            <w:gridCol w:w="800"/>
            <w:gridCol w:w="1400"/>
            <w:gridCol w:w="1000"/>
            <w:gridCol w:w="2800"/>
            <w:gridCol w:w="3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BD">
            <w:pPr>
              <w:spacing w:after="0" w:line="240" w:lineRule="auto"/>
              <w:ind w:firstLine="0"/>
              <w:jc w:val="center"/>
              <w:rPr>
                <w:sz w:val="22"/>
                <w:szCs w:val="22"/>
              </w:rPr>
            </w:pPr>
            <w:r w:rsidDel="00000000" w:rsidR="00000000" w:rsidRPr="00000000">
              <w:rPr>
                <w:b w:val="1"/>
                <w:bCs w:val="1"/>
                <w:color w:val="ffffff"/>
                <w:sz w:val="18"/>
                <w:szCs w:val="18"/>
                <w:rtl w:val="0"/>
              </w:rPr>
              <w:t xml:space="preserve">Ký hiệu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BE">
            <w:pPr>
              <w:spacing w:after="0" w:line="240" w:lineRule="auto"/>
              <w:ind w:firstLine="0"/>
              <w:jc w:val="center"/>
              <w:rPr>
                <w:sz w:val="22"/>
                <w:szCs w:val="22"/>
              </w:rPr>
            </w:pPr>
            <w:r w:rsidDel="00000000" w:rsidR="00000000" w:rsidRPr="00000000">
              <w:rPr>
                <w:b w:val="1"/>
                <w:bCs w:val="1"/>
                <w:color w:val="ffffff"/>
                <w:sz w:val="18"/>
                <w:szCs w:val="18"/>
                <w:rtl w:val="0"/>
              </w:rPr>
              <w:t xml:space="preserve">Thông số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BF">
            <w:pPr>
              <w:spacing w:after="0" w:line="240" w:lineRule="auto"/>
              <w:ind w:firstLine="0"/>
              <w:jc w:val="center"/>
              <w:rPr>
                <w:sz w:val="22"/>
                <w:szCs w:val="22"/>
              </w:rPr>
            </w:pPr>
            <w:r w:rsidDel="00000000" w:rsidR="00000000" w:rsidRPr="00000000">
              <w:rPr>
                <w:b w:val="1"/>
                <w:bCs w:val="1"/>
                <w:color w:val="ffffff"/>
                <w:sz w:val="18"/>
                <w:szCs w:val="18"/>
                <w:rtl w:val="0"/>
              </w:rPr>
              <w:t xml:space="preserve">Giá trị</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C0">
            <w:pPr>
              <w:spacing w:after="0" w:line="240" w:lineRule="auto"/>
              <w:ind w:firstLine="0"/>
              <w:jc w:val="center"/>
              <w:rPr>
                <w:sz w:val="22"/>
                <w:szCs w:val="22"/>
              </w:rPr>
            </w:pPr>
            <w:r w:rsidDel="00000000" w:rsidR="00000000" w:rsidRPr="00000000">
              <w:rPr>
                <w:b w:val="1"/>
                <w:bCs w:val="1"/>
                <w:color w:val="ffffff"/>
                <w:sz w:val="18"/>
                <w:szCs w:val="18"/>
                <w:rtl w:val="0"/>
              </w:rPr>
              <w:t xml:space="preserve">Diễn giải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C1">
            <w:pPr>
              <w:spacing w:after="0" w:line="240" w:lineRule="auto"/>
              <w:ind w:firstLine="0"/>
              <w:jc w:val="center"/>
              <w:rPr>
                <w:sz w:val="22"/>
                <w:szCs w:val="22"/>
              </w:rPr>
            </w:pPr>
            <w:r w:rsidDel="00000000" w:rsidR="00000000" w:rsidRPr="00000000">
              <w:rPr>
                <w:b w:val="1"/>
                <w:bCs w:val="1"/>
                <w:color w:val="ffffff"/>
                <w:sz w:val="18"/>
                <w:szCs w:val="18"/>
                <w:rtl w:val="0"/>
              </w:rPr>
              <w:t xml:space="preserve">Căn cứ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C2">
            <w:pPr>
              <w:spacing w:after="0" w:line="240" w:lineRule="auto"/>
              <w:ind w:firstLine="0"/>
              <w:jc w:val="center"/>
              <w:rPr>
                <w:sz w:val="22"/>
                <w:szCs w:val="22"/>
              </w:rPr>
            </w:pPr>
            <w:r w:rsidDel="00000000" w:rsidR="00000000" w:rsidRPr="00000000">
              <w:rPr>
                <w:b w:val="1"/>
                <w:bCs w:val="1"/>
                <w:sz w:val="18"/>
                <w:szCs w:val="18"/>
                <w:rtl w:val="0"/>
              </w:rPr>
              <w:t xml:space="preserve">TAW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C3">
            <w:pPr>
              <w:spacing w:after="0" w:line="240" w:lineRule="auto"/>
              <w:ind w:firstLine="0"/>
              <w:jc w:val="left"/>
              <w:rPr>
                <w:sz w:val="22"/>
                <w:szCs w:val="22"/>
              </w:rPr>
            </w:pPr>
            <w:r w:rsidDel="00000000" w:rsidR="00000000" w:rsidRPr="00000000">
              <w:rPr>
                <w:sz w:val="18"/>
                <w:szCs w:val="18"/>
                <w:rtl w:val="0"/>
              </w:rPr>
              <w:t xml:space="preserve">Điểm tác nhân không hiệu chỉnh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C4">
            <w:pPr>
              <w:spacing w:after="0" w:line="240" w:lineRule="auto"/>
              <w:ind w:firstLine="0"/>
              <w:jc w:val="center"/>
              <w:rPr>
                <w:sz w:val="22"/>
                <w:szCs w:val="22"/>
              </w:rPr>
            </w:pPr>
            <w:r w:rsidDel="00000000" w:rsidR="00000000" w:rsidRPr="00000000">
              <w:rPr>
                <w:sz w:val="18"/>
                <w:szCs w:val="18"/>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C5">
            <w:pPr>
              <w:spacing w:after="0" w:line="240" w:lineRule="auto"/>
              <w:ind w:firstLine="0"/>
              <w:jc w:val="left"/>
              <w:rPr>
                <w:sz w:val="22"/>
                <w:szCs w:val="22"/>
              </w:rPr>
            </w:pPr>
            <w:r w:rsidDel="00000000" w:rsidR="00000000" w:rsidRPr="00000000">
              <w:rPr>
                <w:sz w:val="18"/>
                <w:szCs w:val="18"/>
                <w:rtl w:val="0"/>
              </w:rPr>
              <w:t xml:space="preserve">5 tác nhân: Hệ thống ngoài/API (đơn giản=1), HR (trung bình=2), Admin/Manager/Nhân viên (phức tạp=3×3=9). Tổng: 1+2+9=12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C6">
            <w:pPr>
              <w:spacing w:after="0" w:line="240" w:lineRule="auto"/>
              <w:ind w:firstLine="0"/>
              <w:jc w:val="left"/>
              <w:rPr>
                <w:sz w:val="22"/>
                <w:szCs w:val="22"/>
              </w:rPr>
            </w:pPr>
            <w:r w:rsidDel="00000000" w:rsidR="00000000" w:rsidRPr="00000000">
              <w:rPr>
                <w:sz w:val="18"/>
                <w:szCs w:val="18"/>
                <w:rtl w:val="0"/>
              </w:rPr>
              <w:t xml:space="preserve">Phụ lục III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C7">
            <w:pPr>
              <w:spacing w:after="0" w:line="240" w:lineRule="auto"/>
              <w:ind w:firstLine="0"/>
              <w:jc w:val="center"/>
              <w:rPr>
                <w:sz w:val="22"/>
                <w:szCs w:val="22"/>
              </w:rPr>
            </w:pPr>
            <w:r w:rsidDel="00000000" w:rsidR="00000000" w:rsidRPr="00000000">
              <w:rPr>
                <w:b w:val="1"/>
                <w:bCs w:val="1"/>
                <w:sz w:val="18"/>
                <w:szCs w:val="18"/>
                <w:rtl w:val="0"/>
              </w:rPr>
              <w:t xml:space="preserve">TBF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C8">
            <w:pPr>
              <w:spacing w:after="0" w:line="240" w:lineRule="auto"/>
              <w:ind w:firstLine="0"/>
              <w:jc w:val="left"/>
              <w:rPr>
                <w:sz w:val="22"/>
                <w:szCs w:val="22"/>
              </w:rPr>
            </w:pPr>
            <w:r w:rsidDel="00000000" w:rsidR="00000000" w:rsidRPr="00000000">
              <w:rPr>
                <w:sz w:val="18"/>
                <w:szCs w:val="18"/>
                <w:rtl w:val="0"/>
              </w:rPr>
              <w:t xml:space="preserve">Điểm Use Case không hiệu chỉnh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C9">
            <w:pPr>
              <w:spacing w:after="0" w:line="240" w:lineRule="auto"/>
              <w:ind w:firstLine="0"/>
              <w:jc w:val="center"/>
              <w:rPr>
                <w:sz w:val="22"/>
                <w:szCs w:val="22"/>
              </w:rPr>
            </w:pPr>
            <w:r w:rsidDel="00000000" w:rsidR="00000000" w:rsidRPr="00000000">
              <w:rPr>
                <w:sz w:val="18"/>
                <w:szCs w:val="18"/>
                <w:rtl w:val="0"/>
              </w:rPr>
              <w:t xml:space="preserve">288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CA">
            <w:pPr>
              <w:spacing w:after="0" w:line="240" w:lineRule="auto"/>
              <w:ind w:firstLine="0"/>
              <w:jc w:val="left"/>
              <w:rPr>
                <w:sz w:val="22"/>
                <w:szCs w:val="22"/>
              </w:rPr>
            </w:pPr>
            <w:r w:rsidDel="00000000" w:rsidR="00000000" w:rsidRPr="00000000">
              <w:rPr>
                <w:sz w:val="18"/>
                <w:szCs w:val="18"/>
                <w:rtl w:val="0"/>
              </w:rPr>
              <w:t xml:space="preserve">17 UC phân loại BMT: B-Đơn giản=3 UC (15đ), M-Trung bình=4 UC (48đ), T-Phức tạp=10 UC (225đ). Tổng: 288đ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CB">
            <w:pPr>
              <w:spacing w:after="0" w:line="240" w:lineRule="auto"/>
              <w:ind w:firstLine="0"/>
              <w:jc w:val="left"/>
              <w:rPr>
                <w:sz w:val="22"/>
                <w:szCs w:val="22"/>
              </w:rPr>
            </w:pPr>
            <w:r w:rsidDel="00000000" w:rsidR="00000000" w:rsidRPr="00000000">
              <w:rPr>
                <w:sz w:val="18"/>
                <w:szCs w:val="18"/>
                <w:rtl w:val="0"/>
              </w:rPr>
              <w:t xml:space="preserve">Phụ lục IV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CC">
            <w:pPr>
              <w:spacing w:after="0" w:line="240" w:lineRule="auto"/>
              <w:ind w:firstLine="0"/>
              <w:jc w:val="center"/>
              <w:rPr>
                <w:sz w:val="22"/>
                <w:szCs w:val="22"/>
              </w:rPr>
            </w:pPr>
            <w:r w:rsidDel="00000000" w:rsidR="00000000" w:rsidRPr="00000000">
              <w:rPr>
                <w:b w:val="1"/>
                <w:bCs w:val="1"/>
                <w:sz w:val="18"/>
                <w:szCs w:val="18"/>
                <w:rtl w:val="0"/>
              </w:rPr>
              <w:t xml:space="preserve">UUCP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CD">
            <w:pPr>
              <w:spacing w:after="0" w:line="240" w:lineRule="auto"/>
              <w:ind w:firstLine="0"/>
              <w:jc w:val="left"/>
              <w:rPr>
                <w:sz w:val="22"/>
                <w:szCs w:val="22"/>
              </w:rPr>
            </w:pPr>
            <w:r w:rsidDel="00000000" w:rsidR="00000000" w:rsidRPr="00000000">
              <w:rPr>
                <w:sz w:val="18"/>
                <w:szCs w:val="18"/>
                <w:rtl w:val="0"/>
              </w:rPr>
              <w:t xml:space="preserve">Điểm UC chưa hiệu chỉnh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CE">
            <w:pPr>
              <w:spacing w:after="0" w:line="240" w:lineRule="auto"/>
              <w:ind w:firstLine="0"/>
              <w:jc w:val="center"/>
              <w:rPr>
                <w:sz w:val="22"/>
                <w:szCs w:val="22"/>
              </w:rPr>
            </w:pPr>
            <w:r w:rsidDel="00000000" w:rsidR="00000000" w:rsidRPr="00000000">
              <w:rPr>
                <w:sz w:val="18"/>
                <w:szCs w:val="18"/>
                <w:rtl w:val="0"/>
              </w:rPr>
              <w:t xml:space="preserve">300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CF">
            <w:pPr>
              <w:spacing w:after="0" w:line="240" w:lineRule="auto"/>
              <w:ind w:firstLine="0"/>
              <w:jc w:val="left"/>
              <w:rPr>
                <w:sz w:val="22"/>
                <w:szCs w:val="22"/>
              </w:rPr>
            </w:pPr>
            <w:r w:rsidDel="00000000" w:rsidR="00000000" w:rsidRPr="00000000">
              <w:rPr>
                <w:sz w:val="18"/>
                <w:szCs w:val="18"/>
                <w:rtl w:val="0"/>
              </w:rPr>
              <w:t xml:space="preserve">UUCP = TAW + TBF = 12 + 288 = 300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D0">
            <w:pPr>
              <w:spacing w:after="0" w:line="240" w:lineRule="auto"/>
              <w:ind w:firstLine="0"/>
              <w:jc w:val="left"/>
              <w:rPr>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D1">
            <w:pPr>
              <w:spacing w:after="0" w:line="240" w:lineRule="auto"/>
              <w:ind w:firstLine="0"/>
              <w:jc w:val="center"/>
              <w:rPr>
                <w:sz w:val="22"/>
                <w:szCs w:val="22"/>
              </w:rPr>
            </w:pPr>
            <w:r w:rsidDel="00000000" w:rsidR="00000000" w:rsidRPr="00000000">
              <w:rPr>
                <w:b w:val="1"/>
                <w:bCs w:val="1"/>
                <w:sz w:val="18"/>
                <w:szCs w:val="18"/>
                <w:rtl w:val="0"/>
              </w:rPr>
              <w:t xml:space="preserve">TCF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D2">
            <w:pPr>
              <w:spacing w:after="0" w:line="240" w:lineRule="auto"/>
              <w:ind w:firstLine="0"/>
              <w:jc w:val="left"/>
              <w:rPr>
                <w:sz w:val="22"/>
                <w:szCs w:val="22"/>
              </w:rPr>
            </w:pPr>
            <w:r w:rsidDel="00000000" w:rsidR="00000000" w:rsidRPr="00000000">
              <w:rPr>
                <w:sz w:val="18"/>
                <w:szCs w:val="18"/>
                <w:rtl w:val="0"/>
              </w:rPr>
              <w:t xml:space="preserve">Hệ số phức tạp kỹ thuật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D3">
            <w:pPr>
              <w:spacing w:after="0" w:line="240" w:lineRule="auto"/>
              <w:ind w:firstLine="0"/>
              <w:jc w:val="center"/>
              <w:rPr>
                <w:sz w:val="22"/>
                <w:szCs w:val="22"/>
              </w:rPr>
            </w:pPr>
            <w:r w:rsidDel="00000000" w:rsidR="00000000" w:rsidRPr="00000000">
              <w:rPr>
                <w:sz w:val="18"/>
                <w:szCs w:val="18"/>
                <w:rtl w:val="0"/>
              </w:rPr>
              <w:t xml:space="preserve">0,955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D4">
            <w:pPr>
              <w:spacing w:after="0" w:line="240" w:lineRule="auto"/>
              <w:ind w:firstLine="0"/>
              <w:jc w:val="left"/>
              <w:rPr>
                <w:sz w:val="22"/>
                <w:szCs w:val="22"/>
              </w:rPr>
            </w:pPr>
            <w:r w:rsidDel="00000000" w:rsidR="00000000" w:rsidRPr="00000000">
              <w:rPr>
                <w:sz w:val="18"/>
                <w:szCs w:val="18"/>
                <w:rtl w:val="0"/>
              </w:rPr>
              <w:t xml:space="preserve">TCF = 0,6 + (0,01 × TFW); TFW = 35,5 (tích hợp Azure AD, Bot Framework, KPI engine)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D5">
            <w:pPr>
              <w:spacing w:after="0" w:line="240" w:lineRule="auto"/>
              <w:ind w:firstLine="0"/>
              <w:jc w:val="left"/>
              <w:rPr>
                <w:sz w:val="22"/>
                <w:szCs w:val="22"/>
              </w:rPr>
            </w:pPr>
            <w:r w:rsidDel="00000000" w:rsidR="00000000" w:rsidRPr="00000000">
              <w:rPr>
                <w:sz w:val="18"/>
                <w:szCs w:val="18"/>
                <w:rtl w:val="0"/>
              </w:rPr>
              <w:t xml:space="preserve">Phụ lục 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D6">
            <w:pPr>
              <w:spacing w:after="0" w:line="240" w:lineRule="auto"/>
              <w:ind w:firstLine="0"/>
              <w:jc w:val="center"/>
              <w:rPr>
                <w:sz w:val="22"/>
                <w:szCs w:val="22"/>
              </w:rPr>
            </w:pPr>
            <w:r w:rsidDel="00000000" w:rsidR="00000000" w:rsidRPr="00000000">
              <w:rPr>
                <w:b w:val="1"/>
                <w:bCs w:val="1"/>
                <w:sz w:val="18"/>
                <w:szCs w:val="18"/>
                <w:rtl w:val="0"/>
              </w:rPr>
              <w:t xml:space="preserve">ECF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D7">
            <w:pPr>
              <w:spacing w:after="0" w:line="240" w:lineRule="auto"/>
              <w:ind w:firstLine="0"/>
              <w:jc w:val="left"/>
              <w:rPr>
                <w:sz w:val="22"/>
                <w:szCs w:val="22"/>
              </w:rPr>
            </w:pPr>
            <w:r w:rsidDel="00000000" w:rsidR="00000000" w:rsidRPr="00000000">
              <w:rPr>
                <w:sz w:val="18"/>
                <w:szCs w:val="18"/>
                <w:rtl w:val="0"/>
              </w:rPr>
              <w:t xml:space="preserve">Hệ số phức tạp môi trường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D8">
            <w:pPr>
              <w:spacing w:after="0" w:line="240" w:lineRule="auto"/>
              <w:ind w:firstLine="0"/>
              <w:jc w:val="center"/>
              <w:rPr>
                <w:sz w:val="22"/>
                <w:szCs w:val="22"/>
              </w:rPr>
            </w:pPr>
            <w:r w:rsidDel="00000000" w:rsidR="00000000" w:rsidRPr="00000000">
              <w:rPr>
                <w:sz w:val="18"/>
                <w:szCs w:val="18"/>
                <w:rtl w:val="0"/>
              </w:rPr>
              <w:t xml:space="preserve">0,830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D9">
            <w:pPr>
              <w:spacing w:after="0" w:line="240" w:lineRule="auto"/>
              <w:ind w:firstLine="0"/>
              <w:jc w:val="left"/>
              <w:rPr>
                <w:sz w:val="22"/>
                <w:szCs w:val="22"/>
              </w:rPr>
            </w:pPr>
            <w:r w:rsidDel="00000000" w:rsidR="00000000" w:rsidRPr="00000000">
              <w:rPr>
                <w:rFonts w:ascii="Caudex" w:cs="Caudex" w:eastAsia="Caudex" w:hAnsi="Caudex"/>
                <w:sz w:val="18"/>
                <w:szCs w:val="18"/>
                <w:rtl w:val="0"/>
              </w:rPr>
              <w:t xml:space="preserve">ECF = 1,4 + (−0,03 × EFW); EFW = 19,0 (3 kỹ sư bán thời gian, Scrum, AI hỗ trợ)</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DA">
            <w:pPr>
              <w:spacing w:after="0" w:line="240" w:lineRule="auto"/>
              <w:ind w:firstLine="0"/>
              <w:jc w:val="left"/>
              <w:rPr>
                <w:sz w:val="22"/>
                <w:szCs w:val="22"/>
              </w:rPr>
            </w:pPr>
            <w:r w:rsidDel="00000000" w:rsidR="00000000" w:rsidRPr="00000000">
              <w:rPr>
                <w:sz w:val="18"/>
                <w:szCs w:val="18"/>
                <w:rtl w:val="0"/>
              </w:rPr>
              <w:t xml:space="preserve">Phụ lục VI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DB">
            <w:pPr>
              <w:spacing w:after="0" w:line="240" w:lineRule="auto"/>
              <w:ind w:firstLine="0"/>
              <w:jc w:val="center"/>
              <w:rPr>
                <w:sz w:val="22"/>
                <w:szCs w:val="22"/>
              </w:rPr>
            </w:pPr>
            <w:r w:rsidDel="00000000" w:rsidR="00000000" w:rsidRPr="00000000">
              <w:rPr>
                <w:b w:val="1"/>
                <w:bCs w:val="1"/>
                <w:sz w:val="18"/>
                <w:szCs w:val="18"/>
                <w:rtl w:val="0"/>
              </w:rPr>
              <w:t xml:space="preserve">AUCP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DC">
            <w:pPr>
              <w:spacing w:after="0" w:line="240" w:lineRule="auto"/>
              <w:ind w:firstLine="0"/>
              <w:jc w:val="left"/>
              <w:rPr>
                <w:sz w:val="22"/>
                <w:szCs w:val="22"/>
              </w:rPr>
            </w:pPr>
            <w:r w:rsidDel="00000000" w:rsidR="00000000" w:rsidRPr="00000000">
              <w:rPr>
                <w:sz w:val="18"/>
                <w:szCs w:val="18"/>
                <w:rtl w:val="0"/>
              </w:rPr>
              <w:t xml:space="preserve">Điểm UC sau hiệu chỉnh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DD">
            <w:pPr>
              <w:spacing w:after="0" w:line="240" w:lineRule="auto"/>
              <w:ind w:firstLine="0"/>
              <w:jc w:val="center"/>
              <w:rPr>
                <w:sz w:val="22"/>
                <w:szCs w:val="22"/>
              </w:rPr>
            </w:pPr>
            <w:r w:rsidDel="00000000" w:rsidR="00000000" w:rsidRPr="00000000">
              <w:rPr>
                <w:sz w:val="18"/>
                <w:szCs w:val="18"/>
                <w:rtl w:val="0"/>
              </w:rPr>
              <w:t xml:space="preserve">237,795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DE">
            <w:pPr>
              <w:spacing w:after="0" w:line="240" w:lineRule="auto"/>
              <w:ind w:firstLine="0"/>
              <w:jc w:val="left"/>
              <w:rPr>
                <w:sz w:val="22"/>
                <w:szCs w:val="22"/>
              </w:rPr>
            </w:pPr>
            <w:r w:rsidDel="00000000" w:rsidR="00000000" w:rsidRPr="00000000">
              <w:rPr>
                <w:sz w:val="18"/>
                <w:szCs w:val="18"/>
                <w:rtl w:val="0"/>
              </w:rPr>
              <w:t xml:space="preserve">AUCP = UUCP × TCF × ECF = 300 × 0,955 × 0,830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DF">
            <w:pPr>
              <w:spacing w:after="0" w:line="240" w:lineRule="auto"/>
              <w:ind w:firstLine="0"/>
              <w:jc w:val="left"/>
              <w:rPr>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E0">
            <w:pPr>
              <w:spacing w:after="0" w:line="240" w:lineRule="auto"/>
              <w:ind w:firstLine="0"/>
              <w:jc w:val="center"/>
              <w:rPr>
                <w:sz w:val="22"/>
                <w:szCs w:val="22"/>
              </w:rPr>
            </w:pPr>
            <w:r w:rsidDel="00000000" w:rsidR="00000000" w:rsidRPr="00000000">
              <w:rPr>
                <w:b w:val="1"/>
                <w:bCs w:val="1"/>
                <w:sz w:val="18"/>
                <w:szCs w:val="18"/>
                <w:rtl w:val="0"/>
              </w:rPr>
              <w:t xml:space="preserv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E1">
            <w:pPr>
              <w:spacing w:after="0" w:line="240" w:lineRule="auto"/>
              <w:ind w:firstLine="0"/>
              <w:jc w:val="left"/>
              <w:rPr>
                <w:sz w:val="22"/>
                <w:szCs w:val="22"/>
              </w:rPr>
            </w:pPr>
            <w:r w:rsidDel="00000000" w:rsidR="00000000" w:rsidRPr="00000000">
              <w:rPr>
                <w:sz w:val="18"/>
                <w:szCs w:val="18"/>
                <w:rtl w:val="0"/>
              </w:rPr>
              <w:t xml:space="preserve">Thời gian lao động nội suy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E2">
            <w:pPr>
              <w:spacing w:after="0" w:line="240" w:lineRule="auto"/>
              <w:ind w:firstLine="0"/>
              <w:jc w:val="center"/>
              <w:rPr>
                <w:sz w:val="22"/>
                <w:szCs w:val="22"/>
              </w:rPr>
            </w:pPr>
            <w:r w:rsidDel="00000000" w:rsidR="00000000" w:rsidRPr="00000000">
              <w:rPr>
                <w:sz w:val="18"/>
                <w:szCs w:val="18"/>
                <w:rtl w:val="0"/>
              </w:rPr>
              <w:t xml:space="preserve">20 giờ/điểm 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E3">
            <w:pPr>
              <w:spacing w:after="0" w:line="240" w:lineRule="auto"/>
              <w:ind w:firstLine="0"/>
              <w:jc w:val="left"/>
              <w:rPr>
                <w:sz w:val="22"/>
                <w:szCs w:val="22"/>
              </w:rPr>
            </w:pPr>
            <w:r w:rsidDel="00000000" w:rsidR="00000000" w:rsidRPr="00000000">
              <w:rPr>
                <w:sz w:val="18"/>
                <w:szCs w:val="18"/>
                <w:rtl w:val="0"/>
              </w:rPr>
              <w:t xml:space="preserve">Nội suy từ ECF = 0,830 trong khoảng 20–28 giờ/điểm UC (phù hợp quy mô 22 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E4">
            <w:pPr>
              <w:spacing w:after="0" w:line="240" w:lineRule="auto"/>
              <w:ind w:firstLine="0"/>
              <w:jc w:val="left"/>
              <w:rPr>
                <w:sz w:val="22"/>
                <w:szCs w:val="22"/>
              </w:rPr>
            </w:pPr>
            <w:r w:rsidDel="00000000" w:rsidR="00000000" w:rsidRPr="00000000">
              <w:rPr>
                <w:sz w:val="18"/>
                <w:szCs w:val="18"/>
                <w:rtl w:val="0"/>
              </w:rPr>
              <w:t xml:space="preserve">QĐ 671/QĐ-BTTTT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E5">
            <w:pPr>
              <w:spacing w:after="0" w:line="240" w:lineRule="auto"/>
              <w:ind w:firstLine="0"/>
              <w:jc w:val="center"/>
              <w:rPr>
                <w:sz w:val="22"/>
                <w:szCs w:val="22"/>
              </w:rPr>
            </w:pPr>
            <w:r w:rsidDel="00000000" w:rsidR="00000000" w:rsidRPr="00000000">
              <w:rPr>
                <w:b w:val="1"/>
                <w:bCs w:val="1"/>
                <w:sz w:val="18"/>
                <w:szCs w:val="18"/>
                <w:rtl w:val="0"/>
              </w:rPr>
              <w:t xml:space="preserv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E6">
            <w:pPr>
              <w:spacing w:after="0" w:line="240" w:lineRule="auto"/>
              <w:ind w:firstLine="0"/>
              <w:jc w:val="left"/>
              <w:rPr>
                <w:sz w:val="22"/>
                <w:szCs w:val="22"/>
              </w:rPr>
            </w:pPr>
            <w:r w:rsidDel="00000000" w:rsidR="00000000" w:rsidRPr="00000000">
              <w:rPr>
                <w:sz w:val="18"/>
                <w:szCs w:val="18"/>
                <w:rtl w:val="0"/>
              </w:rPr>
              <w:t xml:space="preserve">Giá trị nỗ lực thực tế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E7">
            <w:pPr>
              <w:spacing w:after="0" w:line="240" w:lineRule="auto"/>
              <w:ind w:firstLine="0"/>
              <w:jc w:val="center"/>
              <w:rPr>
                <w:sz w:val="22"/>
                <w:szCs w:val="22"/>
              </w:rPr>
            </w:pPr>
            <w:r w:rsidDel="00000000" w:rsidR="00000000" w:rsidRPr="00000000">
              <w:rPr>
                <w:sz w:val="18"/>
                <w:szCs w:val="18"/>
                <w:rtl w:val="0"/>
              </w:rPr>
              <w:t xml:space="preserve">396,325 giờ</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E8">
            <w:pPr>
              <w:spacing w:after="0" w:line="240" w:lineRule="auto"/>
              <w:ind w:firstLine="0"/>
              <w:jc w:val="left"/>
              <w:rPr>
                <w:sz w:val="22"/>
                <w:szCs w:val="22"/>
              </w:rPr>
            </w:pPr>
            <w:r w:rsidDel="00000000" w:rsidR="00000000" w:rsidRPr="00000000">
              <w:rPr>
                <w:sz w:val="18"/>
                <w:szCs w:val="18"/>
                <w:rtl w:val="0"/>
              </w:rPr>
              <w:t xml:space="preserve">E = (10/6) × AUCP = (10/6) × 237,795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E9">
            <w:pPr>
              <w:spacing w:after="0" w:line="240" w:lineRule="auto"/>
              <w:ind w:firstLine="0"/>
              <w:jc w:val="left"/>
              <w:rPr>
                <w:sz w:val="22"/>
                <w:szCs w:val="22"/>
              </w:rPr>
            </w:pPr>
            <w:r w:rsidDel="00000000" w:rsidR="00000000" w:rsidRPr="00000000">
              <w:rPr>
                <w:sz w:val="18"/>
                <w:szCs w:val="18"/>
                <w:rtl w:val="0"/>
              </w:rPr>
              <w:t xml:space="preserve">Giờ công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EA">
            <w:pPr>
              <w:spacing w:after="0" w:line="240" w:lineRule="auto"/>
              <w:ind w:firstLine="0"/>
              <w:jc w:val="center"/>
              <w:rPr>
                <w:sz w:val="22"/>
                <w:szCs w:val="22"/>
              </w:rPr>
            </w:pPr>
            <w:r w:rsidDel="00000000" w:rsidR="00000000" w:rsidRPr="00000000">
              <w:rPr>
                <w:b w:val="1"/>
                <w:bCs w:val="1"/>
                <w:sz w:val="18"/>
                <w:szCs w:val="18"/>
                <w:rtl w:val="0"/>
              </w:rPr>
              <w:t xml:space="preserve">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EB">
            <w:pPr>
              <w:spacing w:after="0" w:line="240" w:lineRule="auto"/>
              <w:ind w:firstLine="0"/>
              <w:jc w:val="left"/>
              <w:rPr>
                <w:sz w:val="22"/>
                <w:szCs w:val="22"/>
              </w:rPr>
            </w:pPr>
            <w:r w:rsidDel="00000000" w:rsidR="00000000" w:rsidRPr="00000000">
              <w:rPr>
                <w:sz w:val="18"/>
                <w:szCs w:val="18"/>
                <w:rtl w:val="0"/>
              </w:rPr>
              <w:t xml:space="preserve">Đơn giá giờ công bình quân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EC">
            <w:pPr>
              <w:spacing w:after="0" w:line="240" w:lineRule="auto"/>
              <w:ind w:firstLine="0"/>
              <w:jc w:val="center"/>
              <w:rPr>
                <w:sz w:val="22"/>
                <w:szCs w:val="22"/>
              </w:rPr>
            </w:pPr>
            <w:r w:rsidDel="00000000" w:rsidR="00000000" w:rsidRPr="00000000">
              <w:rPr>
                <w:sz w:val="18"/>
                <w:szCs w:val="18"/>
                <w:rtl w:val="0"/>
              </w:rPr>
              <w:t xml:space="preserve">63.053 đ/giờ</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ED">
            <w:pPr>
              <w:spacing w:after="0" w:line="240" w:lineRule="auto"/>
              <w:ind w:firstLine="0"/>
              <w:jc w:val="left"/>
              <w:rPr>
                <w:sz w:val="22"/>
                <w:szCs w:val="22"/>
              </w:rPr>
            </w:pPr>
            <w:r w:rsidDel="00000000" w:rsidR="00000000" w:rsidRPr="00000000">
              <w:rPr>
                <w:sz w:val="18"/>
                <w:szCs w:val="18"/>
                <w:rtl w:val="0"/>
              </w:rPr>
              <w:t xml:space="preserve">3 kỹ sư bậc 2 bán thời gian, HCB=2,65, MLCS=2.340.000 đ/tháng theo QĐ 320/QĐ-BKHCN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EE">
            <w:pPr>
              <w:spacing w:after="0" w:line="240" w:lineRule="auto"/>
              <w:ind w:firstLine="0"/>
              <w:jc w:val="left"/>
              <w:rPr>
                <w:sz w:val="22"/>
                <w:szCs w:val="22"/>
              </w:rPr>
            </w:pPr>
            <w:r w:rsidDel="00000000" w:rsidR="00000000" w:rsidRPr="00000000">
              <w:rPr>
                <w:sz w:val="18"/>
                <w:szCs w:val="18"/>
                <w:rtl w:val="0"/>
              </w:rPr>
              <w:t xml:space="preserve">Phụ lục VII</w:t>
            </w:r>
            <w:r w:rsidDel="00000000" w:rsidR="00000000" w:rsidRPr="00000000">
              <w:rPr>
                <w:rtl w:val="0"/>
              </w:rPr>
            </w:r>
          </w:p>
        </w:tc>
      </w:tr>
    </w:tbl>
    <w:p w:rsidR="00000000" w:rsidDel="00000000" w:rsidP="00000000" w:rsidRDefault="00000000" w:rsidRPr="00000000" w14:paraId="000006EF">
      <w:pPr>
        <w:spacing w:after="0" w:before="100" w:line="240" w:lineRule="auto"/>
        <w:ind w:firstLine="0"/>
        <w:jc w:val="left"/>
        <w:rPr>
          <w:sz w:val="22"/>
          <w:szCs w:val="22"/>
        </w:rPr>
      </w:pPr>
      <w:r w:rsidDel="00000000" w:rsidR="00000000" w:rsidRPr="00000000">
        <w:rPr>
          <w:rtl w:val="0"/>
        </w:rPr>
      </w:r>
    </w:p>
    <w:p w:rsidR="00000000" w:rsidDel="00000000" w:rsidP="00000000" w:rsidRDefault="00000000" w:rsidRPr="00000000" w14:paraId="000006F0">
      <w:pPr>
        <w:pStyle w:val="Heading2"/>
        <w:keepNext w:val="0"/>
        <w:keepLines w:val="0"/>
        <w:spacing w:after="120" w:before="240" w:line="240" w:lineRule="auto"/>
        <w:ind w:left="0" w:firstLine="0"/>
        <w:rPr>
          <w:b w:val="1"/>
          <w:bCs w:val="1"/>
          <w:color w:val="2e75b6"/>
          <w:sz w:val="24"/>
          <w:szCs w:val="24"/>
        </w:rPr>
      </w:pPr>
      <w:r w:rsidDel="00000000" w:rsidR="00000000" w:rsidRPr="00000000">
        <w:rPr>
          <w:b w:val="1"/>
          <w:bCs w:val="1"/>
          <w:color w:val="2e75b6"/>
          <w:sz w:val="24"/>
          <w:szCs w:val="24"/>
          <w:rtl w:val="0"/>
        </w:rPr>
        <w:t xml:space="preserve">2.3. Chi phí xây dựng phần mềm nội bộ (G)</w:t>
      </w:r>
    </w:p>
    <w:p w:rsidR="00000000" w:rsidDel="00000000" w:rsidP="00000000" w:rsidRDefault="00000000" w:rsidRPr="00000000" w14:paraId="000006F1">
      <w:pPr>
        <w:spacing w:after="60" w:before="60" w:line="360" w:lineRule="auto"/>
        <w:ind w:firstLine="0"/>
        <w:rPr>
          <w:sz w:val="22"/>
          <w:szCs w:val="22"/>
        </w:rPr>
      </w:pPr>
      <w:r w:rsidDel="00000000" w:rsidR="00000000" w:rsidRPr="00000000">
        <w:rPr>
          <w:sz w:val="22"/>
          <w:szCs w:val="22"/>
          <w:rtl w:val="0"/>
        </w:rPr>
        <w:t xml:space="preserve">Chi phí trực tiếp xây dựng phần mềm được tính theo công thức:</w:t>
      </w:r>
    </w:p>
    <w:p w:rsidR="00000000" w:rsidDel="00000000" w:rsidP="00000000" w:rsidRDefault="00000000" w:rsidRPr="00000000" w14:paraId="000006F2">
      <w:pPr>
        <w:spacing w:after="120" w:before="120" w:line="360" w:lineRule="auto"/>
        <w:ind w:firstLine="0"/>
        <w:jc w:val="center"/>
        <w:rPr>
          <w:sz w:val="22"/>
          <w:szCs w:val="22"/>
        </w:rPr>
      </w:pPr>
      <w:r w:rsidDel="00000000" w:rsidR="00000000" w:rsidRPr="00000000">
        <w:rPr>
          <w:b w:val="1"/>
          <w:bCs w:val="1"/>
          <w:color w:val="1f4e79"/>
          <w:rtl w:val="0"/>
        </w:rPr>
        <w:t xml:space="preserve">G = 1,4 × E × P × H</w:t>
      </w:r>
      <w:r w:rsidDel="00000000" w:rsidR="00000000" w:rsidRPr="00000000">
        <w:rPr>
          <w:rtl w:val="0"/>
        </w:rPr>
      </w:r>
    </w:p>
    <w:p w:rsidR="00000000" w:rsidDel="00000000" w:rsidP="00000000" w:rsidRDefault="00000000" w:rsidRPr="00000000" w14:paraId="000006F3">
      <w:pPr>
        <w:spacing w:after="60" w:before="60" w:line="360" w:lineRule="auto"/>
        <w:ind w:firstLine="0"/>
        <w:rPr>
          <w:sz w:val="22"/>
          <w:szCs w:val="22"/>
        </w:rPr>
      </w:pPr>
      <w:r w:rsidDel="00000000" w:rsidR="00000000" w:rsidRPr="00000000">
        <w:rPr>
          <w:sz w:val="22"/>
          <w:szCs w:val="22"/>
          <w:rtl w:val="0"/>
        </w:rPr>
        <w:t xml:space="preserve">Trong đó: E = 396,325 giờ công;  P = 20 giờ/điểm UC;  H = 63.053 đồng/giờ.</w:t>
      </w:r>
    </w:p>
    <w:p w:rsidR="00000000" w:rsidDel="00000000" w:rsidP="00000000" w:rsidRDefault="00000000" w:rsidRPr="00000000" w14:paraId="000006F4">
      <w:pPr>
        <w:spacing w:after="120" w:before="80" w:line="360" w:lineRule="auto"/>
        <w:ind w:firstLine="0"/>
        <w:jc w:val="center"/>
        <w:rPr>
          <w:sz w:val="22"/>
          <w:szCs w:val="22"/>
        </w:rPr>
      </w:pPr>
      <w:r w:rsidDel="00000000" w:rsidR="00000000" w:rsidRPr="00000000">
        <w:rPr>
          <w:b w:val="1"/>
          <w:bCs w:val="1"/>
          <w:sz w:val="22"/>
          <w:szCs w:val="22"/>
          <w:rtl w:val="0"/>
        </w:rPr>
        <w:t xml:space="preserve">G = 1,4 × 396,325 × 20 × 63.053 = 699.710.301 đồng</w:t>
      </w:r>
      <w:r w:rsidDel="00000000" w:rsidR="00000000" w:rsidRPr="00000000">
        <w:rPr>
          <w:rtl w:val="0"/>
        </w:rPr>
      </w:r>
    </w:p>
    <w:p w:rsidR="00000000" w:rsidDel="00000000" w:rsidP="00000000" w:rsidRDefault="00000000" w:rsidRPr="00000000" w14:paraId="000006F5">
      <w:pPr>
        <w:spacing w:after="0" w:before="80" w:line="240" w:lineRule="auto"/>
        <w:ind w:firstLine="0"/>
        <w:jc w:val="left"/>
        <w:rPr>
          <w:sz w:val="22"/>
          <w:szCs w:val="22"/>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200"/>
        <w:gridCol w:w="2400"/>
        <w:gridCol w:w="2760"/>
        <w:tblGridChange w:id="0">
          <w:tblGrid>
            <w:gridCol w:w="3000"/>
            <w:gridCol w:w="1200"/>
            <w:gridCol w:w="2400"/>
            <w:gridCol w:w="2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F6">
            <w:pPr>
              <w:spacing w:after="0" w:line="240" w:lineRule="auto"/>
              <w:ind w:firstLine="0"/>
              <w:jc w:val="center"/>
              <w:rPr>
                <w:sz w:val="22"/>
                <w:szCs w:val="22"/>
              </w:rPr>
            </w:pPr>
            <w:r w:rsidDel="00000000" w:rsidR="00000000" w:rsidRPr="00000000">
              <w:rPr>
                <w:b w:val="1"/>
                <w:bCs w:val="1"/>
                <w:color w:val="ffffff"/>
                <w:sz w:val="18"/>
                <w:szCs w:val="18"/>
                <w:rtl w:val="0"/>
              </w:rPr>
              <w:t xml:space="preserve">Hạng mục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F7">
            <w:pPr>
              <w:spacing w:after="0" w:line="240" w:lineRule="auto"/>
              <w:ind w:firstLine="0"/>
              <w:jc w:val="center"/>
              <w:rPr>
                <w:sz w:val="22"/>
                <w:szCs w:val="22"/>
              </w:rPr>
            </w:pPr>
            <w:r w:rsidDel="00000000" w:rsidR="00000000" w:rsidRPr="00000000">
              <w:rPr>
                <w:b w:val="1"/>
                <w:bCs w:val="1"/>
                <w:color w:val="ffffff"/>
                <w:sz w:val="18"/>
                <w:szCs w:val="18"/>
                <w:rtl w:val="0"/>
              </w:rPr>
              <w:t xml:space="preserve">Ký hiệu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F8">
            <w:pPr>
              <w:spacing w:after="0" w:line="240" w:lineRule="auto"/>
              <w:ind w:firstLine="0"/>
              <w:jc w:val="center"/>
              <w:rPr>
                <w:sz w:val="22"/>
                <w:szCs w:val="22"/>
              </w:rPr>
            </w:pPr>
            <w:r w:rsidDel="00000000" w:rsidR="00000000" w:rsidRPr="00000000">
              <w:rPr>
                <w:b w:val="1"/>
                <w:bCs w:val="1"/>
                <w:color w:val="ffffff"/>
                <w:sz w:val="18"/>
                <w:szCs w:val="18"/>
                <w:rtl w:val="0"/>
              </w:rPr>
              <w:t xml:space="preserve">Công thức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F9">
            <w:pPr>
              <w:spacing w:after="0" w:line="240" w:lineRule="auto"/>
              <w:ind w:firstLine="0"/>
              <w:jc w:val="center"/>
              <w:rPr>
                <w:sz w:val="22"/>
                <w:szCs w:val="22"/>
              </w:rPr>
            </w:pPr>
            <w:r w:rsidDel="00000000" w:rsidR="00000000" w:rsidRPr="00000000">
              <w:rPr>
                <w:b w:val="1"/>
                <w:bCs w:val="1"/>
                <w:color w:val="ffffff"/>
                <w:sz w:val="18"/>
                <w:szCs w:val="18"/>
                <w:rtl w:val="0"/>
              </w:rPr>
              <w:t xml:space="preserve">Thành tiền (đồng)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FA">
            <w:pPr>
              <w:spacing w:after="0" w:line="240" w:lineRule="auto"/>
              <w:ind w:firstLine="0"/>
              <w:jc w:val="left"/>
              <w:rPr>
                <w:sz w:val="22"/>
                <w:szCs w:val="22"/>
              </w:rPr>
            </w:pPr>
            <w:r w:rsidDel="00000000" w:rsidR="00000000" w:rsidRPr="00000000">
              <w:rPr>
                <w:sz w:val="18"/>
                <w:szCs w:val="18"/>
                <w:rtl w:val="0"/>
              </w:rPr>
              <w:t xml:space="preserve">Chi phí trực tiếp xây dựng PM nội bộ</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FB">
            <w:pPr>
              <w:spacing w:after="0" w:line="240" w:lineRule="auto"/>
              <w:ind w:firstLine="0"/>
              <w:jc w:val="center"/>
              <w:rPr>
                <w:sz w:val="22"/>
                <w:szCs w:val="22"/>
              </w:rPr>
            </w:pPr>
            <w:r w:rsidDel="00000000" w:rsidR="00000000" w:rsidRPr="00000000">
              <w:rPr>
                <w:sz w:val="18"/>
                <w:szCs w:val="18"/>
                <w:rtl w:val="0"/>
              </w:rPr>
              <w:t xml:space="preserve">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FC">
            <w:pPr>
              <w:spacing w:after="0" w:line="240" w:lineRule="auto"/>
              <w:ind w:firstLine="0"/>
              <w:jc w:val="left"/>
              <w:rPr>
                <w:sz w:val="22"/>
                <w:szCs w:val="22"/>
              </w:rPr>
            </w:pPr>
            <w:r w:rsidDel="00000000" w:rsidR="00000000" w:rsidRPr="00000000">
              <w:rPr>
                <w:sz w:val="18"/>
                <w:szCs w:val="18"/>
                <w:rtl w:val="0"/>
              </w:rPr>
              <w:t xml:space="preserve">G = 1,4 × E × P × 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6FD">
            <w:pPr>
              <w:spacing w:after="0" w:line="240" w:lineRule="auto"/>
              <w:ind w:firstLine="0"/>
              <w:jc w:val="right"/>
              <w:rPr>
                <w:sz w:val="22"/>
                <w:szCs w:val="22"/>
              </w:rPr>
            </w:pPr>
            <w:r w:rsidDel="00000000" w:rsidR="00000000" w:rsidRPr="00000000">
              <w:rPr>
                <w:sz w:val="18"/>
                <w:szCs w:val="18"/>
                <w:rtl w:val="0"/>
              </w:rPr>
              <w:t xml:space="preserve">699.710.301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FE">
            <w:pPr>
              <w:spacing w:after="0" w:line="240" w:lineRule="auto"/>
              <w:ind w:firstLine="0"/>
              <w:jc w:val="left"/>
              <w:rPr>
                <w:sz w:val="22"/>
                <w:szCs w:val="22"/>
              </w:rPr>
            </w:pPr>
            <w:r w:rsidDel="00000000" w:rsidR="00000000" w:rsidRPr="00000000">
              <w:rPr>
                <w:sz w:val="18"/>
                <w:szCs w:val="18"/>
                <w:rtl w:val="0"/>
              </w:rPr>
              <w:t xml:space="preserve">Chi phí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6FF">
            <w:pPr>
              <w:spacing w:after="0" w:line="240" w:lineRule="auto"/>
              <w:ind w:firstLine="0"/>
              <w:jc w:val="center"/>
              <w:rPr>
                <w:sz w:val="22"/>
                <w:szCs w:val="22"/>
              </w:rPr>
            </w:pPr>
            <w:r w:rsidDel="00000000" w:rsidR="00000000" w:rsidRPr="00000000">
              <w:rPr>
                <w:sz w:val="18"/>
                <w:szCs w:val="18"/>
                <w:rtl w:val="0"/>
              </w:rPr>
              <w:t xml:space="preser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00">
            <w:pPr>
              <w:spacing w:after="0" w:line="240" w:lineRule="auto"/>
              <w:ind w:firstLine="0"/>
              <w:jc w:val="left"/>
              <w:rPr>
                <w:sz w:val="22"/>
                <w:szCs w:val="22"/>
              </w:rPr>
            </w:pPr>
            <w:r w:rsidDel="00000000" w:rsidR="00000000" w:rsidRPr="00000000">
              <w:rPr>
                <w:sz w:val="18"/>
                <w:szCs w:val="18"/>
                <w:rtl w:val="0"/>
              </w:rPr>
              <w:t xml:space="preserve">C = G × 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01">
            <w:pPr>
              <w:spacing w:after="0" w:line="240" w:lineRule="auto"/>
              <w:ind w:firstLine="0"/>
              <w:jc w:val="right"/>
              <w:rPr>
                <w:sz w:val="22"/>
                <w:szCs w:val="22"/>
              </w:rPr>
            </w:pPr>
            <w:r w:rsidDel="00000000" w:rsidR="00000000" w:rsidRPr="00000000">
              <w:rPr>
                <w:sz w:val="18"/>
                <w:szCs w:val="18"/>
                <w:rtl w:val="0"/>
              </w:rPr>
              <w:t xml:space="preserve">454.811.696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02">
            <w:pPr>
              <w:spacing w:after="0" w:line="240" w:lineRule="auto"/>
              <w:ind w:firstLine="0"/>
              <w:jc w:val="left"/>
              <w:rPr>
                <w:sz w:val="22"/>
                <w:szCs w:val="22"/>
              </w:rPr>
            </w:pPr>
            <w:r w:rsidDel="00000000" w:rsidR="00000000" w:rsidRPr="00000000">
              <w:rPr>
                <w:sz w:val="18"/>
                <w:szCs w:val="18"/>
                <w:rtl w:val="0"/>
              </w:rPr>
              <w:t xml:space="preserve">Thu nhập chịu thuế tính trước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03">
            <w:pPr>
              <w:spacing w:after="0" w:line="240" w:lineRule="auto"/>
              <w:ind w:firstLine="0"/>
              <w:jc w:val="center"/>
              <w:rPr>
                <w:sz w:val="22"/>
                <w:szCs w:val="22"/>
              </w:rPr>
            </w:pPr>
            <w:r w:rsidDel="00000000" w:rsidR="00000000" w:rsidRPr="00000000">
              <w:rPr>
                <w:sz w:val="18"/>
                <w:szCs w:val="18"/>
                <w:rtl w:val="0"/>
              </w:rPr>
              <w:t xml:space="preserve">TL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04">
            <w:pPr>
              <w:spacing w:after="0" w:line="240" w:lineRule="auto"/>
              <w:ind w:firstLine="0"/>
              <w:jc w:val="left"/>
              <w:rPr>
                <w:sz w:val="22"/>
                <w:szCs w:val="22"/>
              </w:rPr>
            </w:pPr>
            <w:r w:rsidDel="00000000" w:rsidR="00000000" w:rsidRPr="00000000">
              <w:rPr>
                <w:sz w:val="18"/>
                <w:szCs w:val="18"/>
                <w:rtl w:val="0"/>
              </w:rPr>
              <w:t xml:space="preserve">TL = (G + C) ×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05">
            <w:pPr>
              <w:spacing w:after="0" w:line="240" w:lineRule="auto"/>
              <w:ind w:firstLine="0"/>
              <w:jc w:val="right"/>
              <w:rPr>
                <w:sz w:val="22"/>
                <w:szCs w:val="22"/>
              </w:rPr>
            </w:pPr>
            <w:r w:rsidDel="00000000" w:rsidR="00000000" w:rsidRPr="00000000">
              <w:rPr>
                <w:sz w:val="18"/>
                <w:szCs w:val="18"/>
                <w:rtl w:val="0"/>
              </w:rPr>
              <w:t xml:space="preserve">69.271.320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06">
            <w:pPr>
              <w:spacing w:after="0" w:line="240" w:lineRule="auto"/>
              <w:ind w:firstLine="0"/>
              <w:jc w:val="left"/>
              <w:rPr>
                <w:sz w:val="22"/>
                <w:szCs w:val="22"/>
              </w:rPr>
            </w:pPr>
            <w:r w:rsidDel="00000000" w:rsidR="00000000" w:rsidRPr="00000000">
              <w:rPr>
                <w:sz w:val="18"/>
                <w:szCs w:val="18"/>
                <w:rtl w:val="0"/>
              </w:rPr>
              <w:t xml:space="preserve">Chi phí phần mềm nội bộ (chưa dự phòng)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07">
            <w:pPr>
              <w:spacing w:after="0" w:line="240" w:lineRule="auto"/>
              <w:ind w:firstLine="0"/>
              <w:jc w:val="center"/>
              <w:rPr>
                <w:sz w:val="22"/>
                <w:szCs w:val="22"/>
              </w:rPr>
            </w:pPr>
            <w:r w:rsidDel="00000000" w:rsidR="00000000" w:rsidRPr="00000000">
              <w:rPr>
                <w:sz w:val="18"/>
                <w:szCs w:val="18"/>
                <w:rtl w:val="0"/>
              </w:rPr>
              <w:t xml:space="preserve">GPM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08">
            <w:pPr>
              <w:spacing w:after="0" w:line="240" w:lineRule="auto"/>
              <w:ind w:firstLine="0"/>
              <w:jc w:val="left"/>
              <w:rPr>
                <w:sz w:val="22"/>
                <w:szCs w:val="22"/>
              </w:rPr>
            </w:pPr>
            <w:r w:rsidDel="00000000" w:rsidR="00000000" w:rsidRPr="00000000">
              <w:rPr>
                <w:sz w:val="18"/>
                <w:szCs w:val="18"/>
                <w:rtl w:val="0"/>
              </w:rPr>
              <w:t xml:space="preserve">GPM = G + C + TL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09">
            <w:pPr>
              <w:spacing w:after="0" w:line="240" w:lineRule="auto"/>
              <w:ind w:firstLine="0"/>
              <w:jc w:val="right"/>
              <w:rPr>
                <w:sz w:val="22"/>
                <w:szCs w:val="22"/>
              </w:rPr>
            </w:pPr>
            <w:r w:rsidDel="00000000" w:rsidR="00000000" w:rsidRPr="00000000">
              <w:rPr>
                <w:sz w:val="18"/>
                <w:szCs w:val="18"/>
                <w:rtl w:val="0"/>
              </w:rPr>
              <w:t xml:space="preserve">1.223.793.317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0A">
            <w:pPr>
              <w:spacing w:after="0" w:line="240" w:lineRule="auto"/>
              <w:ind w:firstLine="0"/>
              <w:jc w:val="left"/>
              <w:rPr>
                <w:sz w:val="22"/>
                <w:szCs w:val="22"/>
              </w:rPr>
            </w:pPr>
            <w:r w:rsidDel="00000000" w:rsidR="00000000" w:rsidRPr="00000000">
              <w:rPr>
                <w:sz w:val="18"/>
                <w:szCs w:val="18"/>
                <w:rtl w:val="0"/>
              </w:rPr>
              <w:t xml:space="preserve">Chi phí dự phòng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0B">
            <w:pPr>
              <w:spacing w:after="0" w:line="240" w:lineRule="auto"/>
              <w:ind w:firstLine="0"/>
              <w:jc w:val="center"/>
              <w:rPr>
                <w:sz w:val="22"/>
                <w:szCs w:val="22"/>
              </w:rPr>
            </w:pPr>
            <w:r w:rsidDel="00000000" w:rsidR="00000000" w:rsidRPr="00000000">
              <w:rPr>
                <w:sz w:val="18"/>
                <w:szCs w:val="18"/>
                <w:rtl w:val="0"/>
              </w:rPr>
              <w:t xml:space="preserve">Gdp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0C">
            <w:pPr>
              <w:spacing w:after="0" w:line="240" w:lineRule="auto"/>
              <w:ind w:firstLine="0"/>
              <w:jc w:val="left"/>
              <w:rPr>
                <w:sz w:val="22"/>
                <w:szCs w:val="22"/>
              </w:rPr>
            </w:pPr>
            <w:r w:rsidDel="00000000" w:rsidR="00000000" w:rsidRPr="00000000">
              <w:rPr>
                <w:sz w:val="18"/>
                <w:szCs w:val="18"/>
                <w:rtl w:val="0"/>
              </w:rPr>
              <w:t xml:space="preserve">Gdp = GPM × 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0D">
            <w:pPr>
              <w:spacing w:after="0" w:line="240" w:lineRule="auto"/>
              <w:ind w:firstLine="0"/>
              <w:jc w:val="right"/>
              <w:rPr>
                <w:sz w:val="22"/>
                <w:szCs w:val="22"/>
              </w:rPr>
            </w:pPr>
            <w:r w:rsidDel="00000000" w:rsidR="00000000" w:rsidRPr="00000000">
              <w:rPr>
                <w:sz w:val="18"/>
                <w:szCs w:val="18"/>
                <w:rtl w:val="0"/>
              </w:rPr>
              <w:t xml:space="preserve">122.379.332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0E">
            <w:pPr>
              <w:spacing w:after="0" w:line="240" w:lineRule="auto"/>
              <w:ind w:firstLine="0"/>
              <w:jc w:val="left"/>
              <w:rPr>
                <w:sz w:val="22"/>
                <w:szCs w:val="22"/>
              </w:rPr>
            </w:pPr>
            <w:r w:rsidDel="00000000" w:rsidR="00000000" w:rsidRPr="00000000">
              <w:rPr>
                <w:b w:val="1"/>
                <w:bCs w:val="1"/>
                <w:sz w:val="18"/>
                <w:szCs w:val="18"/>
                <w:rtl w:val="0"/>
              </w:rPr>
              <w:t xml:space="preserve">Tổng chi phí phần mềm nội bộ (có dự phòng)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0F">
            <w:pPr>
              <w:spacing w:after="0" w:line="240" w:lineRule="auto"/>
              <w:ind w:firstLine="0"/>
              <w:jc w:val="center"/>
              <w:rPr>
                <w:sz w:val="22"/>
                <w:szCs w:val="22"/>
              </w:rPr>
            </w:pPr>
            <w:r w:rsidDel="00000000" w:rsidR="00000000" w:rsidRPr="00000000">
              <w:rPr>
                <w:b w:val="1"/>
                <w:bCs w:val="1"/>
                <w:sz w:val="18"/>
                <w:szCs w:val="18"/>
                <w:rtl w:val="0"/>
              </w:rPr>
              <w:t xml:space="preserve">Gpm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10">
            <w:pPr>
              <w:spacing w:after="0" w:line="240" w:lineRule="auto"/>
              <w:ind w:firstLine="0"/>
              <w:jc w:val="left"/>
              <w:rPr>
                <w:sz w:val="22"/>
                <w:szCs w:val="22"/>
              </w:rPr>
            </w:pPr>
            <w:r w:rsidDel="00000000" w:rsidR="00000000" w:rsidRPr="00000000">
              <w:rPr>
                <w:sz w:val="18"/>
                <w:szCs w:val="18"/>
                <w:rtl w:val="0"/>
              </w:rPr>
              <w:t xml:space="preserve">Gpm = GPM + Gdp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11">
            <w:pPr>
              <w:spacing w:after="0" w:line="240" w:lineRule="auto"/>
              <w:ind w:firstLine="0"/>
              <w:jc w:val="right"/>
              <w:rPr>
                <w:sz w:val="22"/>
                <w:szCs w:val="22"/>
              </w:rPr>
            </w:pPr>
            <w:r w:rsidDel="00000000" w:rsidR="00000000" w:rsidRPr="00000000">
              <w:rPr>
                <w:b w:val="1"/>
                <w:bCs w:val="1"/>
                <w:sz w:val="18"/>
                <w:szCs w:val="18"/>
                <w:rtl w:val="0"/>
              </w:rPr>
              <w:t xml:space="preserve">1.346.172.649</w:t>
            </w:r>
            <w:r w:rsidDel="00000000" w:rsidR="00000000" w:rsidRPr="00000000">
              <w:rPr>
                <w:rtl w:val="0"/>
              </w:rPr>
            </w:r>
          </w:p>
        </w:tc>
      </w:tr>
    </w:tbl>
    <w:p w:rsidR="00000000" w:rsidDel="00000000" w:rsidP="00000000" w:rsidRDefault="00000000" w:rsidRPr="00000000" w14:paraId="00000712">
      <w:pPr>
        <w:spacing w:after="0" w:before="120" w:line="240" w:lineRule="auto"/>
        <w:ind w:firstLine="0"/>
        <w:jc w:val="left"/>
        <w:rPr>
          <w:sz w:val="22"/>
          <w:szCs w:val="22"/>
        </w:rPr>
      </w:pPr>
      <w:r w:rsidDel="00000000" w:rsidR="00000000" w:rsidRPr="00000000">
        <w:rPr>
          <w:rtl w:val="0"/>
        </w:rPr>
      </w:r>
    </w:p>
    <w:p w:rsidR="00000000" w:rsidDel="00000000" w:rsidP="00000000" w:rsidRDefault="00000000" w:rsidRPr="00000000" w14:paraId="00000713">
      <w:pPr>
        <w:pStyle w:val="Heading2"/>
        <w:keepNext w:val="0"/>
        <w:keepLines w:val="0"/>
        <w:spacing w:after="120" w:before="240" w:line="240" w:lineRule="auto"/>
        <w:ind w:left="0" w:firstLine="0"/>
        <w:rPr>
          <w:b w:val="1"/>
          <w:bCs w:val="1"/>
          <w:color w:val="2e75b6"/>
          <w:sz w:val="24"/>
          <w:szCs w:val="24"/>
        </w:rPr>
      </w:pPr>
      <w:r w:rsidDel="00000000" w:rsidR="00000000" w:rsidRPr="00000000">
        <w:rPr>
          <w:b w:val="1"/>
          <w:bCs w:val="1"/>
          <w:color w:val="2e75b6"/>
          <w:sz w:val="24"/>
          <w:szCs w:val="24"/>
          <w:rtl w:val="0"/>
        </w:rPr>
        <w:t xml:space="preserve">2.4. Chi phí kiểm thử chức năng phần mềm (GKT)</w:t>
      </w:r>
    </w:p>
    <w:p w:rsidR="00000000" w:rsidDel="00000000" w:rsidP="00000000" w:rsidRDefault="00000000" w:rsidRPr="00000000" w14:paraId="00000714">
      <w:pPr>
        <w:spacing w:after="60" w:before="60" w:line="360" w:lineRule="auto"/>
        <w:ind w:firstLine="0"/>
        <w:rPr>
          <w:sz w:val="22"/>
          <w:szCs w:val="22"/>
        </w:rPr>
      </w:pPr>
      <w:r w:rsidDel="00000000" w:rsidR="00000000" w:rsidRPr="00000000">
        <w:rPr>
          <w:sz w:val="22"/>
          <w:szCs w:val="22"/>
          <w:rtl w:val="0"/>
        </w:rPr>
        <w:t xml:space="preserve">Chi phí kiểm thử chức năng được lập dự toán riêng theo Công văn số 3787/BTTTT-THH của Bộ Thông tin và Truyền thông. Phạm vi kiểm thử bao gồm toàn bộ 23 nhóm yêu cầu chức năng và phi chức năng đã xác định tại Chương III, mỗi chức năng thực hiện tối thiểu 3 lần với dữ liệu hợp lệ, dữ liệu lỗi và dữ liệu biên theo đặc tả kỹ thuật.</w:t>
      </w:r>
    </w:p>
    <w:p w:rsidR="00000000" w:rsidDel="00000000" w:rsidP="00000000" w:rsidRDefault="00000000" w:rsidRPr="00000000" w14:paraId="00000715">
      <w:pPr>
        <w:spacing w:after="0" w:before="100" w:line="240" w:lineRule="auto"/>
        <w:ind w:firstLine="0"/>
        <w:jc w:val="left"/>
        <w:rPr>
          <w:sz w:val="22"/>
          <w:szCs w:val="22"/>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1600"/>
        <w:gridCol w:w="2160"/>
        <w:tblGridChange w:id="0">
          <w:tblGrid>
            <w:gridCol w:w="3200"/>
            <w:gridCol w:w="2400"/>
            <w:gridCol w:w="1600"/>
            <w:gridCol w:w="2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16">
            <w:pPr>
              <w:spacing w:after="0" w:line="240" w:lineRule="auto"/>
              <w:ind w:firstLine="0"/>
              <w:jc w:val="center"/>
              <w:rPr>
                <w:sz w:val="22"/>
                <w:szCs w:val="22"/>
              </w:rPr>
            </w:pPr>
            <w:r w:rsidDel="00000000" w:rsidR="00000000" w:rsidRPr="00000000">
              <w:rPr>
                <w:b w:val="1"/>
                <w:bCs w:val="1"/>
                <w:color w:val="ffffff"/>
                <w:sz w:val="18"/>
                <w:szCs w:val="18"/>
                <w:rtl w:val="0"/>
              </w:rPr>
              <w:t xml:space="preserve">Khoản mục chi phí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17">
            <w:pPr>
              <w:spacing w:after="0" w:line="240" w:lineRule="auto"/>
              <w:ind w:firstLine="0"/>
              <w:jc w:val="center"/>
              <w:rPr>
                <w:sz w:val="22"/>
                <w:szCs w:val="22"/>
              </w:rPr>
            </w:pPr>
            <w:r w:rsidDel="00000000" w:rsidR="00000000" w:rsidRPr="00000000">
              <w:rPr>
                <w:b w:val="1"/>
                <w:bCs w:val="1"/>
                <w:color w:val="ffffff"/>
                <w:sz w:val="18"/>
                <w:szCs w:val="18"/>
                <w:rtl w:val="0"/>
              </w:rPr>
              <w:t xml:space="preserve">Diễn giải / Công thức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18">
            <w:pPr>
              <w:spacing w:after="0" w:line="240" w:lineRule="auto"/>
              <w:ind w:firstLine="0"/>
              <w:jc w:val="center"/>
              <w:rPr>
                <w:sz w:val="22"/>
                <w:szCs w:val="22"/>
              </w:rPr>
            </w:pPr>
            <w:r w:rsidDel="00000000" w:rsidR="00000000" w:rsidRPr="00000000">
              <w:rPr>
                <w:b w:val="1"/>
                <w:bCs w:val="1"/>
                <w:color w:val="ffffff"/>
                <w:sz w:val="18"/>
                <w:szCs w:val="18"/>
                <w:rtl w:val="0"/>
              </w:rPr>
              <w:t xml:space="preserve">Ký hiệu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19">
            <w:pPr>
              <w:spacing w:after="0" w:line="240" w:lineRule="auto"/>
              <w:ind w:firstLine="0"/>
              <w:jc w:val="center"/>
              <w:rPr>
                <w:sz w:val="22"/>
                <w:szCs w:val="22"/>
              </w:rPr>
            </w:pPr>
            <w:r w:rsidDel="00000000" w:rsidR="00000000" w:rsidRPr="00000000">
              <w:rPr>
                <w:b w:val="1"/>
                <w:bCs w:val="1"/>
                <w:color w:val="ffffff"/>
                <w:sz w:val="18"/>
                <w:szCs w:val="18"/>
                <w:rtl w:val="0"/>
              </w:rPr>
              <w:t xml:space="preserve">Thành tiền (đồng)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1A">
            <w:pPr>
              <w:spacing w:after="0" w:line="240" w:lineRule="auto"/>
              <w:ind w:firstLine="0"/>
              <w:jc w:val="left"/>
              <w:rPr>
                <w:sz w:val="22"/>
                <w:szCs w:val="22"/>
              </w:rPr>
            </w:pPr>
            <w:r w:rsidDel="00000000" w:rsidR="00000000" w:rsidRPr="00000000">
              <w:rPr>
                <w:sz w:val="18"/>
                <w:szCs w:val="18"/>
                <w:rtl w:val="0"/>
              </w:rPr>
              <w:t xml:space="preserve">Chi phí nhân công kiểm thử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1B">
            <w:pPr>
              <w:spacing w:after="0" w:line="240" w:lineRule="auto"/>
              <w:ind w:firstLine="0"/>
              <w:jc w:val="left"/>
              <w:rPr>
                <w:sz w:val="22"/>
                <w:szCs w:val="22"/>
              </w:rPr>
            </w:pPr>
            <w:r w:rsidDel="00000000" w:rsidR="00000000" w:rsidRPr="00000000">
              <w:rPr>
                <w:sz w:val="18"/>
                <w:szCs w:val="18"/>
                <w:rtl w:val="0"/>
              </w:rPr>
              <w:t xml:space="preserve">n × k × t_cn × GNC_KT(23 CN × 3 lần × 0,5 ngày × 504.427,5 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1C">
            <w:pPr>
              <w:spacing w:after="0" w:line="240" w:lineRule="auto"/>
              <w:ind w:firstLine="0"/>
              <w:jc w:val="center"/>
              <w:rPr>
                <w:sz w:val="22"/>
                <w:szCs w:val="22"/>
              </w:rPr>
            </w:pPr>
            <w:r w:rsidDel="00000000" w:rsidR="00000000" w:rsidRPr="00000000">
              <w:rPr>
                <w:sz w:val="18"/>
                <w:szCs w:val="18"/>
                <w:rtl w:val="0"/>
              </w:rPr>
              <w:t xml:space="preserve">C_NC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1D">
            <w:pPr>
              <w:spacing w:after="0" w:line="240" w:lineRule="auto"/>
              <w:ind w:firstLine="0"/>
              <w:jc w:val="right"/>
              <w:rPr>
                <w:sz w:val="22"/>
                <w:szCs w:val="22"/>
              </w:rPr>
            </w:pPr>
            <w:r w:rsidDel="00000000" w:rsidR="00000000" w:rsidRPr="00000000">
              <w:rPr>
                <w:sz w:val="18"/>
                <w:szCs w:val="18"/>
                <w:rtl w:val="0"/>
              </w:rPr>
              <w:t xml:space="preserve">17.402.749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1E">
            <w:pPr>
              <w:spacing w:after="0" w:line="240" w:lineRule="auto"/>
              <w:ind w:firstLine="0"/>
              <w:jc w:val="left"/>
              <w:rPr>
                <w:sz w:val="22"/>
                <w:szCs w:val="22"/>
              </w:rPr>
            </w:pPr>
            <w:r w:rsidDel="00000000" w:rsidR="00000000" w:rsidRPr="00000000">
              <w:rPr>
                <w:sz w:val="18"/>
                <w:szCs w:val="18"/>
                <w:rtl w:val="0"/>
              </w:rPr>
              <w:t xml:space="preserve">Chi phí công cụ kiểm thử tự động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1F">
            <w:pPr>
              <w:spacing w:after="0" w:line="240" w:lineRule="auto"/>
              <w:ind w:firstLine="0"/>
              <w:jc w:val="left"/>
              <w:rPr>
                <w:sz w:val="22"/>
                <w:szCs w:val="22"/>
              </w:rPr>
            </w:pPr>
            <w:r w:rsidDel="00000000" w:rsidR="00000000" w:rsidRPr="00000000">
              <w:rPr>
                <w:sz w:val="18"/>
                <w:szCs w:val="18"/>
                <w:rtl w:val="0"/>
              </w:rPr>
              <w:t xml:space="preserve">Playwright, Postman, công cụ automation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20">
            <w:pPr>
              <w:spacing w:after="0" w:line="240" w:lineRule="auto"/>
              <w:ind w:firstLine="0"/>
              <w:jc w:val="center"/>
              <w:rPr>
                <w:sz w:val="22"/>
                <w:szCs w:val="22"/>
              </w:rPr>
            </w:pPr>
            <w:r w:rsidDel="00000000" w:rsidR="00000000" w:rsidRPr="00000000">
              <w:rPr>
                <w:sz w:val="18"/>
                <w:szCs w:val="18"/>
                <w:rtl w:val="0"/>
              </w:rPr>
              <w:t xml:space="preserve">C_tool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21">
            <w:pPr>
              <w:spacing w:after="0" w:line="240" w:lineRule="auto"/>
              <w:ind w:firstLine="0"/>
              <w:jc w:val="right"/>
              <w:rPr>
                <w:sz w:val="22"/>
                <w:szCs w:val="22"/>
              </w:rPr>
            </w:pPr>
            <w:r w:rsidDel="00000000" w:rsidR="00000000" w:rsidRPr="00000000">
              <w:rPr>
                <w:sz w:val="18"/>
                <w:szCs w:val="18"/>
                <w:rtl w:val="0"/>
              </w:rPr>
              <w:t xml:space="preserve">2.000.000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22">
            <w:pPr>
              <w:spacing w:after="0" w:line="240" w:lineRule="auto"/>
              <w:ind w:firstLine="0"/>
              <w:jc w:val="left"/>
              <w:rPr>
                <w:sz w:val="22"/>
                <w:szCs w:val="22"/>
              </w:rPr>
            </w:pPr>
            <w:r w:rsidDel="00000000" w:rsidR="00000000" w:rsidRPr="00000000">
              <w:rPr>
                <w:sz w:val="18"/>
                <w:szCs w:val="18"/>
                <w:rtl w:val="0"/>
              </w:rPr>
              <w:t xml:space="preserve">Chi phí lập tài liệu, báo cáo kiểm thử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23">
            <w:pPr>
              <w:spacing w:after="0" w:line="240" w:lineRule="auto"/>
              <w:ind w:firstLine="0"/>
              <w:jc w:val="left"/>
              <w:rPr>
                <w:sz w:val="22"/>
                <w:szCs w:val="22"/>
              </w:rPr>
            </w:pPr>
            <w:r w:rsidDel="00000000" w:rsidR="00000000" w:rsidRPr="00000000">
              <w:rPr>
                <w:sz w:val="18"/>
                <w:szCs w:val="18"/>
                <w:rtl w:val="0"/>
              </w:rPr>
              <w:t xml:space="preserve">Usecase KT, biên bản, báo cáo đầu vào/đầu 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24">
            <w:pPr>
              <w:spacing w:after="0" w:line="240" w:lineRule="auto"/>
              <w:ind w:firstLine="0"/>
              <w:jc w:val="center"/>
              <w:rPr>
                <w:sz w:val="22"/>
                <w:szCs w:val="22"/>
              </w:rPr>
            </w:pPr>
            <w:r w:rsidDel="00000000" w:rsidR="00000000" w:rsidRPr="00000000">
              <w:rPr>
                <w:sz w:val="18"/>
                <w:szCs w:val="18"/>
                <w:rtl w:val="0"/>
              </w:rPr>
              <w:t xml:space="preserve">C_rpt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25">
            <w:pPr>
              <w:spacing w:after="0" w:line="240" w:lineRule="auto"/>
              <w:ind w:firstLine="0"/>
              <w:jc w:val="right"/>
              <w:rPr>
                <w:sz w:val="22"/>
                <w:szCs w:val="22"/>
              </w:rPr>
            </w:pPr>
            <w:r w:rsidDel="00000000" w:rsidR="00000000" w:rsidRPr="00000000">
              <w:rPr>
                <w:sz w:val="18"/>
                <w:szCs w:val="18"/>
                <w:rtl w:val="0"/>
              </w:rPr>
              <w:t xml:space="preserve">3.000.000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26">
            <w:pPr>
              <w:spacing w:after="0" w:line="240" w:lineRule="auto"/>
              <w:ind w:firstLine="0"/>
              <w:jc w:val="left"/>
              <w:rPr>
                <w:sz w:val="22"/>
                <w:szCs w:val="22"/>
              </w:rPr>
            </w:pPr>
            <w:r w:rsidDel="00000000" w:rsidR="00000000" w:rsidRPr="00000000">
              <w:rPr>
                <w:sz w:val="18"/>
                <w:szCs w:val="18"/>
                <w:rtl w:val="0"/>
              </w:rPr>
              <w:t xml:space="preserve">Chi phí chung (65% × C_NC)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27">
            <w:pPr>
              <w:spacing w:after="0" w:line="240" w:lineRule="auto"/>
              <w:ind w:firstLine="0"/>
              <w:jc w:val="left"/>
              <w:rPr>
                <w:sz w:val="22"/>
                <w:szCs w:val="22"/>
              </w:rPr>
            </w:pPr>
            <w:r w:rsidDel="00000000" w:rsidR="00000000" w:rsidRPr="00000000">
              <w:rPr>
                <w:sz w:val="18"/>
                <w:szCs w:val="18"/>
                <w:rtl w:val="0"/>
              </w:rPr>
              <w:t xml:space="preserve">Theo TT 04/2020/TT-BXD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28">
            <w:pPr>
              <w:spacing w:after="0" w:line="240" w:lineRule="auto"/>
              <w:ind w:firstLine="0"/>
              <w:jc w:val="center"/>
              <w:rPr>
                <w:sz w:val="22"/>
                <w:szCs w:val="22"/>
              </w:rPr>
            </w:pPr>
            <w:r w:rsidDel="00000000" w:rsidR="00000000" w:rsidRPr="00000000">
              <w:rPr>
                <w:sz w:val="18"/>
                <w:szCs w:val="18"/>
                <w:rtl w:val="0"/>
              </w:rPr>
              <w:t xml:space="preserve">C_chung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29">
            <w:pPr>
              <w:spacing w:after="0" w:line="240" w:lineRule="auto"/>
              <w:ind w:firstLine="0"/>
              <w:jc w:val="right"/>
              <w:rPr>
                <w:sz w:val="22"/>
                <w:szCs w:val="22"/>
              </w:rPr>
            </w:pPr>
            <w:r w:rsidDel="00000000" w:rsidR="00000000" w:rsidRPr="00000000">
              <w:rPr>
                <w:sz w:val="18"/>
                <w:szCs w:val="18"/>
                <w:rtl w:val="0"/>
              </w:rPr>
              <w:t xml:space="preserve">11.311.787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2A">
            <w:pPr>
              <w:spacing w:after="0" w:line="240" w:lineRule="auto"/>
              <w:ind w:firstLine="0"/>
              <w:jc w:val="left"/>
              <w:rPr>
                <w:sz w:val="22"/>
                <w:szCs w:val="22"/>
              </w:rPr>
            </w:pPr>
            <w:r w:rsidDel="00000000" w:rsidR="00000000" w:rsidRPr="00000000">
              <w:rPr>
                <w:sz w:val="18"/>
                <w:szCs w:val="18"/>
                <w:rtl w:val="0"/>
              </w:rPr>
              <w:t xml:space="preserve">Thu nhập chịu thuế tính trước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2B">
            <w:pPr>
              <w:spacing w:after="0" w:line="240" w:lineRule="auto"/>
              <w:ind w:firstLine="0"/>
              <w:jc w:val="left"/>
              <w:rPr>
                <w:sz w:val="22"/>
                <w:szCs w:val="22"/>
              </w:rPr>
            </w:pPr>
            <w:r w:rsidDel="00000000" w:rsidR="00000000" w:rsidRPr="00000000">
              <w:rPr>
                <w:sz w:val="18"/>
                <w:szCs w:val="18"/>
                <w:rtl w:val="0"/>
              </w:rPr>
              <w:t xml:space="preserve">(C_NC + C_chung) ×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2C">
            <w:pPr>
              <w:spacing w:after="0" w:line="240" w:lineRule="auto"/>
              <w:ind w:firstLine="0"/>
              <w:jc w:val="center"/>
              <w:rPr>
                <w:sz w:val="22"/>
                <w:szCs w:val="22"/>
              </w:rPr>
            </w:pPr>
            <w:r w:rsidDel="00000000" w:rsidR="00000000" w:rsidRPr="00000000">
              <w:rPr>
                <w:sz w:val="18"/>
                <w:szCs w:val="18"/>
                <w:rtl w:val="0"/>
              </w:rPr>
              <w:t xml:space="preserve">TL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2D">
            <w:pPr>
              <w:spacing w:after="0" w:line="240" w:lineRule="auto"/>
              <w:ind w:firstLine="0"/>
              <w:jc w:val="right"/>
              <w:rPr>
                <w:sz w:val="22"/>
                <w:szCs w:val="22"/>
              </w:rPr>
            </w:pPr>
            <w:r w:rsidDel="00000000" w:rsidR="00000000" w:rsidRPr="00000000">
              <w:rPr>
                <w:sz w:val="18"/>
                <w:szCs w:val="18"/>
                <w:rtl w:val="0"/>
              </w:rPr>
              <w:t xml:space="preserve">1.722.872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2E">
            <w:pPr>
              <w:spacing w:after="0" w:line="240" w:lineRule="auto"/>
              <w:ind w:firstLine="0"/>
              <w:jc w:val="left"/>
              <w:rPr>
                <w:sz w:val="22"/>
                <w:szCs w:val="22"/>
              </w:rPr>
            </w:pPr>
            <w:r w:rsidDel="00000000" w:rsidR="00000000" w:rsidRPr="00000000">
              <w:rPr>
                <w:b w:val="1"/>
                <w:bCs w:val="1"/>
                <w:sz w:val="18"/>
                <w:szCs w:val="18"/>
                <w:rtl w:val="0"/>
              </w:rPr>
              <w:t xml:space="preserve">TỔNG GKT (chưa VAT)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2F">
            <w:pPr>
              <w:spacing w:after="0" w:line="240" w:lineRule="auto"/>
              <w:ind w:firstLine="0"/>
              <w:jc w:val="left"/>
              <w:rPr>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30">
            <w:pPr>
              <w:spacing w:after="0" w:line="240" w:lineRule="auto"/>
              <w:ind w:firstLine="0"/>
              <w:jc w:val="center"/>
              <w:rPr>
                <w:sz w:val="22"/>
                <w:szCs w:val="22"/>
              </w:rPr>
            </w:pPr>
            <w:r w:rsidDel="00000000" w:rsidR="00000000" w:rsidRPr="00000000">
              <w:rPr>
                <w:b w:val="1"/>
                <w:bCs w:val="1"/>
                <w:sz w:val="18"/>
                <w:szCs w:val="18"/>
                <w:rtl w:val="0"/>
              </w:rPr>
              <w:t xml:space="preserve">GKT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31">
            <w:pPr>
              <w:spacing w:after="0" w:line="240" w:lineRule="auto"/>
              <w:ind w:firstLine="0"/>
              <w:jc w:val="right"/>
              <w:rPr>
                <w:sz w:val="22"/>
                <w:szCs w:val="22"/>
              </w:rPr>
            </w:pPr>
            <w:r w:rsidDel="00000000" w:rsidR="00000000" w:rsidRPr="00000000">
              <w:rPr>
                <w:b w:val="1"/>
                <w:bCs w:val="1"/>
                <w:sz w:val="18"/>
                <w:szCs w:val="18"/>
                <w:rtl w:val="0"/>
              </w:rPr>
              <w:t xml:space="preserve">35.437.408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32">
            <w:pPr>
              <w:spacing w:after="0" w:line="240" w:lineRule="auto"/>
              <w:ind w:firstLine="0"/>
              <w:jc w:val="left"/>
              <w:rPr>
                <w:sz w:val="22"/>
                <w:szCs w:val="22"/>
              </w:rPr>
            </w:pPr>
            <w:r w:rsidDel="00000000" w:rsidR="00000000" w:rsidRPr="00000000">
              <w:rPr>
                <w:b w:val="1"/>
                <w:bCs w:val="1"/>
                <w:sz w:val="18"/>
                <w:szCs w:val="18"/>
                <w:rtl w:val="0"/>
              </w:rPr>
              <w:t xml:space="preserve">VAT (10%)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33">
            <w:pPr>
              <w:spacing w:after="0" w:line="240" w:lineRule="auto"/>
              <w:ind w:firstLine="0"/>
              <w:jc w:val="left"/>
              <w:rPr>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34">
            <w:pPr>
              <w:spacing w:after="0" w:line="240" w:lineRule="auto"/>
              <w:ind w:firstLine="0"/>
              <w:jc w:val="center"/>
              <w:rPr>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35">
            <w:pPr>
              <w:spacing w:after="0" w:line="240" w:lineRule="auto"/>
              <w:ind w:firstLine="0"/>
              <w:jc w:val="right"/>
              <w:rPr>
                <w:sz w:val="22"/>
                <w:szCs w:val="22"/>
              </w:rPr>
            </w:pPr>
            <w:r w:rsidDel="00000000" w:rsidR="00000000" w:rsidRPr="00000000">
              <w:rPr>
                <w:b w:val="1"/>
                <w:bCs w:val="1"/>
                <w:sz w:val="18"/>
                <w:szCs w:val="18"/>
                <w:rtl w:val="0"/>
              </w:rPr>
              <w:t xml:space="preserve">3.543.741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736">
            <w:pPr>
              <w:spacing w:after="0" w:line="240" w:lineRule="auto"/>
              <w:ind w:firstLine="0"/>
              <w:jc w:val="left"/>
              <w:rPr>
                <w:sz w:val="22"/>
                <w:szCs w:val="22"/>
              </w:rPr>
            </w:pPr>
            <w:r w:rsidDel="00000000" w:rsidR="00000000" w:rsidRPr="00000000">
              <w:rPr>
                <w:b w:val="1"/>
                <w:bCs w:val="1"/>
                <w:sz w:val="18"/>
                <w:szCs w:val="18"/>
                <w:rtl w:val="0"/>
              </w:rPr>
              <w:t xml:space="preserve">TỔNG GKT (sau VAT)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737">
            <w:pPr>
              <w:spacing w:after="0" w:line="240" w:lineRule="auto"/>
              <w:ind w:firstLine="0"/>
              <w:jc w:val="left"/>
              <w:rPr>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738">
            <w:pPr>
              <w:spacing w:after="0" w:line="240" w:lineRule="auto"/>
              <w:ind w:firstLine="0"/>
              <w:jc w:val="center"/>
              <w:rPr>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739">
            <w:pPr>
              <w:spacing w:after="0" w:line="240" w:lineRule="auto"/>
              <w:ind w:firstLine="0"/>
              <w:jc w:val="right"/>
              <w:rPr>
                <w:sz w:val="22"/>
                <w:szCs w:val="22"/>
              </w:rPr>
            </w:pPr>
            <w:r w:rsidDel="00000000" w:rsidR="00000000" w:rsidRPr="00000000">
              <w:rPr>
                <w:b w:val="1"/>
                <w:bCs w:val="1"/>
                <w:sz w:val="18"/>
                <w:szCs w:val="18"/>
                <w:rtl w:val="0"/>
              </w:rPr>
              <w:t xml:space="preserve">38.981.148</w:t>
            </w:r>
            <w:r w:rsidDel="00000000" w:rsidR="00000000" w:rsidRPr="00000000">
              <w:rPr>
                <w:rtl w:val="0"/>
              </w:rPr>
            </w:r>
          </w:p>
        </w:tc>
      </w:tr>
    </w:tbl>
    <w:p w:rsidR="00000000" w:rsidDel="00000000" w:rsidP="00000000" w:rsidRDefault="00000000" w:rsidRPr="00000000" w14:paraId="0000073A">
      <w:pPr>
        <w:spacing w:after="0" w:before="100" w:line="240" w:lineRule="auto"/>
        <w:ind w:firstLine="0"/>
        <w:jc w:val="left"/>
        <w:rPr>
          <w:sz w:val="22"/>
          <w:szCs w:val="22"/>
        </w:rPr>
      </w:pPr>
      <w:r w:rsidDel="00000000" w:rsidR="00000000" w:rsidRPr="00000000">
        <w:rPr>
          <w:rtl w:val="0"/>
        </w:rPr>
      </w:r>
    </w:p>
    <w:p w:rsidR="00000000" w:rsidDel="00000000" w:rsidP="00000000" w:rsidRDefault="00000000" w:rsidRPr="00000000" w14:paraId="0000073B">
      <w:pPr>
        <w:spacing w:after="60" w:before="60" w:line="360" w:lineRule="auto"/>
        <w:ind w:firstLine="0"/>
        <w:rPr>
          <w:sz w:val="22"/>
          <w:szCs w:val="22"/>
        </w:rPr>
      </w:pPr>
      <w:r w:rsidDel="00000000" w:rsidR="00000000" w:rsidRPr="00000000">
        <w:rPr>
          <w:color w:val="595959"/>
          <w:sz w:val="20"/>
          <w:szCs w:val="20"/>
          <w:rtl w:val="0"/>
        </w:rPr>
        <w:t xml:space="preserve">Sản phẩm bàn giao: Bộ Usecase kiểm thử chi tiết, Biên bản kiểm thử, Báo cáo kết quả đầu vào/đầu ra từng chức năng. Đơn giá ngày công áp dụng theo QĐ 320/QĐ-BKHCN (kỹ sư bậc 2: 504.427,5 đồng/ngày). Tỷ lệ chi phí chung 65% và thu nhập chịu thuế tính trước 6% theo TT 04/2020/TT-BXD.</w:t>
      </w:r>
      <w:r w:rsidDel="00000000" w:rsidR="00000000" w:rsidRPr="00000000">
        <w:rPr>
          <w:rtl w:val="0"/>
        </w:rPr>
      </w:r>
    </w:p>
    <w:p w:rsidR="00000000" w:rsidDel="00000000" w:rsidP="00000000" w:rsidRDefault="00000000" w:rsidRPr="00000000" w14:paraId="0000073C">
      <w:pPr>
        <w:spacing w:after="0" w:before="80" w:line="240" w:lineRule="auto"/>
        <w:ind w:firstLine="0"/>
        <w:jc w:val="left"/>
        <w:rPr>
          <w:sz w:val="22"/>
          <w:szCs w:val="22"/>
        </w:rPr>
      </w:pPr>
      <w:r w:rsidDel="00000000" w:rsidR="00000000" w:rsidRPr="00000000">
        <w:rPr>
          <w:rtl w:val="0"/>
        </w:rPr>
      </w:r>
    </w:p>
    <w:p w:rsidR="00000000" w:rsidDel="00000000" w:rsidP="00000000" w:rsidRDefault="00000000" w:rsidRPr="00000000" w14:paraId="0000073D">
      <w:pPr>
        <w:pStyle w:val="Heading2"/>
        <w:keepNext w:val="0"/>
        <w:keepLines w:val="0"/>
        <w:spacing w:after="120" w:before="240" w:line="240" w:lineRule="auto"/>
        <w:ind w:left="0" w:firstLine="0"/>
        <w:rPr>
          <w:b w:val="1"/>
          <w:bCs w:val="1"/>
          <w:color w:val="2e75b6"/>
          <w:sz w:val="24"/>
          <w:szCs w:val="24"/>
        </w:rPr>
      </w:pPr>
      <w:r w:rsidDel="00000000" w:rsidR="00000000" w:rsidRPr="00000000">
        <w:rPr>
          <w:b w:val="1"/>
          <w:bCs w:val="1"/>
          <w:color w:val="2e75b6"/>
          <w:sz w:val="24"/>
          <w:szCs w:val="24"/>
          <w:rtl w:val="0"/>
        </w:rPr>
        <w:t xml:space="preserve">2.5. Chi phí kiểm thử an toàn an ninh thông tin (GKTATTT)</w:t>
      </w:r>
    </w:p>
    <w:p w:rsidR="00000000" w:rsidDel="00000000" w:rsidP="00000000" w:rsidRDefault="00000000" w:rsidRPr="00000000" w14:paraId="0000073E">
      <w:pPr>
        <w:spacing w:after="60" w:before="60" w:line="360" w:lineRule="auto"/>
        <w:ind w:firstLine="0"/>
        <w:rPr>
          <w:sz w:val="22"/>
          <w:szCs w:val="22"/>
        </w:rPr>
      </w:pPr>
      <w:r w:rsidDel="00000000" w:rsidR="00000000" w:rsidRPr="00000000">
        <w:rPr>
          <w:sz w:val="22"/>
          <w:szCs w:val="22"/>
          <w:rtl w:val="0"/>
        </w:rPr>
        <w:t xml:space="preserve">Chi phí kiểm thử an toàn thông tin được lập theo Thông tư số 121/2018/TT-BTC ngày 07/12/2018 của Bộ Tài chính. Hệ thống TeamsWork được đề xuất ở cấp độ an toàn thông tin cấp 2 theo Thông tư 13/2017/TT-BTTTT, bao gồm 8 module chính và khoảng 45 API endpoint cần kiểm thử trên môi trường staging Azure Cloud độc lập với môi trường production.</w:t>
      </w:r>
    </w:p>
    <w:p w:rsidR="00000000" w:rsidDel="00000000" w:rsidP="00000000" w:rsidRDefault="00000000" w:rsidRPr="00000000" w14:paraId="0000073F">
      <w:pPr>
        <w:spacing w:after="0" w:before="100" w:line="240" w:lineRule="auto"/>
        <w:ind w:firstLine="0"/>
        <w:jc w:val="left"/>
        <w:rPr>
          <w:sz w:val="22"/>
          <w:szCs w:val="22"/>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960"/>
        <w:gridCol w:w="800"/>
        <w:gridCol w:w="900"/>
        <w:gridCol w:w="2100"/>
        <w:tblGridChange w:id="0">
          <w:tblGrid>
            <w:gridCol w:w="2600"/>
            <w:gridCol w:w="2960"/>
            <w:gridCol w:w="800"/>
            <w:gridCol w:w="900"/>
            <w:gridCol w:w="2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40">
            <w:pPr>
              <w:spacing w:after="0" w:line="240" w:lineRule="auto"/>
              <w:ind w:firstLine="0"/>
              <w:jc w:val="center"/>
              <w:rPr>
                <w:sz w:val="22"/>
                <w:szCs w:val="22"/>
              </w:rPr>
            </w:pPr>
            <w:r w:rsidDel="00000000" w:rsidR="00000000" w:rsidRPr="00000000">
              <w:rPr>
                <w:b w:val="1"/>
                <w:bCs w:val="1"/>
                <w:color w:val="ffffff"/>
                <w:sz w:val="18"/>
                <w:szCs w:val="18"/>
                <w:rtl w:val="0"/>
              </w:rPr>
              <w:t xml:space="preserve">Hạng mục kiểm thử ATTT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41">
            <w:pPr>
              <w:spacing w:after="0" w:line="240" w:lineRule="auto"/>
              <w:ind w:firstLine="0"/>
              <w:jc w:val="center"/>
              <w:rPr>
                <w:sz w:val="22"/>
                <w:szCs w:val="22"/>
              </w:rPr>
            </w:pPr>
            <w:r w:rsidDel="00000000" w:rsidR="00000000" w:rsidRPr="00000000">
              <w:rPr>
                <w:b w:val="1"/>
                <w:bCs w:val="1"/>
                <w:color w:val="ffffff"/>
                <w:sz w:val="18"/>
                <w:szCs w:val="18"/>
                <w:rtl w:val="0"/>
              </w:rPr>
              <w:t xml:space="preserve">Nội dung thực hiện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42">
            <w:pPr>
              <w:spacing w:after="0" w:line="240" w:lineRule="auto"/>
              <w:ind w:firstLine="0"/>
              <w:jc w:val="center"/>
              <w:rPr>
                <w:sz w:val="22"/>
                <w:szCs w:val="22"/>
              </w:rPr>
            </w:pPr>
            <w:r w:rsidDel="00000000" w:rsidR="00000000" w:rsidRPr="00000000">
              <w:rPr>
                <w:b w:val="1"/>
                <w:bCs w:val="1"/>
                <w:color w:val="ffffff"/>
                <w:sz w:val="18"/>
                <w:szCs w:val="18"/>
                <w:rtl w:val="0"/>
              </w:rPr>
              <w:t xml:space="preserve">Số ngày công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43">
            <w:pPr>
              <w:spacing w:after="0" w:line="240" w:lineRule="auto"/>
              <w:ind w:firstLine="0"/>
              <w:jc w:val="center"/>
              <w:rPr>
                <w:sz w:val="22"/>
                <w:szCs w:val="22"/>
              </w:rPr>
            </w:pPr>
            <w:r w:rsidDel="00000000" w:rsidR="00000000" w:rsidRPr="00000000">
              <w:rPr>
                <w:b w:val="1"/>
                <w:bCs w:val="1"/>
                <w:color w:val="ffffff"/>
                <w:sz w:val="18"/>
                <w:szCs w:val="18"/>
                <w:rtl w:val="0"/>
              </w:rPr>
              <w:t xml:space="preserve">Đơn giá (đ/ngày)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44">
            <w:pPr>
              <w:spacing w:after="0" w:line="240" w:lineRule="auto"/>
              <w:ind w:firstLine="0"/>
              <w:jc w:val="center"/>
              <w:rPr>
                <w:sz w:val="22"/>
                <w:szCs w:val="22"/>
              </w:rPr>
            </w:pPr>
            <w:r w:rsidDel="00000000" w:rsidR="00000000" w:rsidRPr="00000000">
              <w:rPr>
                <w:b w:val="1"/>
                <w:bCs w:val="1"/>
                <w:color w:val="ffffff"/>
                <w:sz w:val="18"/>
                <w:szCs w:val="18"/>
                <w:rtl w:val="0"/>
              </w:rPr>
              <w:t xml:space="preserve">Thành tiền (đồng)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45">
            <w:pPr>
              <w:spacing w:after="0" w:line="240" w:lineRule="auto"/>
              <w:ind w:firstLine="0"/>
              <w:jc w:val="left"/>
              <w:rPr>
                <w:sz w:val="22"/>
                <w:szCs w:val="22"/>
              </w:rPr>
            </w:pPr>
            <w:r w:rsidDel="00000000" w:rsidR="00000000" w:rsidRPr="00000000">
              <w:rPr>
                <w:sz w:val="18"/>
                <w:szCs w:val="18"/>
                <w:rtl w:val="0"/>
              </w:rPr>
              <w:t xml:space="preserve">Rà quét lỗ hổng bảo mật (Vulnerability Assessment)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46">
            <w:pPr>
              <w:spacing w:after="0" w:line="240" w:lineRule="auto"/>
              <w:ind w:firstLine="0"/>
              <w:jc w:val="left"/>
              <w:rPr>
                <w:sz w:val="22"/>
                <w:szCs w:val="22"/>
              </w:rPr>
            </w:pPr>
            <w:r w:rsidDel="00000000" w:rsidR="00000000" w:rsidRPr="00000000">
              <w:rPr>
                <w:sz w:val="18"/>
                <w:szCs w:val="18"/>
                <w:rtl w:val="0"/>
              </w:rPr>
              <w:t xml:space="preserve">Dò quét 45 API endpoints, giao diện web, cấu hình server bằng OWASP ZAP, Nessus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47">
            <w:pPr>
              <w:spacing w:after="0" w:line="240" w:lineRule="auto"/>
              <w:ind w:firstLine="0"/>
              <w:jc w:val="center"/>
              <w:rPr>
                <w:sz w:val="22"/>
                <w:szCs w:val="22"/>
              </w:rPr>
            </w:pPr>
            <w:r w:rsidDel="00000000" w:rsidR="00000000" w:rsidRPr="00000000">
              <w:rPr>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48">
            <w:pPr>
              <w:spacing w:after="0" w:line="240" w:lineRule="auto"/>
              <w:ind w:firstLine="0"/>
              <w:jc w:val="right"/>
              <w:rPr>
                <w:sz w:val="22"/>
                <w:szCs w:val="22"/>
              </w:rPr>
            </w:pPr>
            <w:r w:rsidDel="00000000" w:rsidR="00000000" w:rsidRPr="00000000">
              <w:rPr>
                <w:sz w:val="18"/>
                <w:szCs w:val="18"/>
                <w:rtl w:val="0"/>
              </w:rPr>
              <w:t xml:space="preserve">1.513.282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49">
            <w:pPr>
              <w:spacing w:after="0" w:line="240" w:lineRule="auto"/>
              <w:ind w:firstLine="0"/>
              <w:jc w:val="right"/>
              <w:rPr>
                <w:sz w:val="22"/>
                <w:szCs w:val="22"/>
              </w:rPr>
            </w:pPr>
            <w:r w:rsidDel="00000000" w:rsidR="00000000" w:rsidRPr="00000000">
              <w:rPr>
                <w:sz w:val="18"/>
                <w:szCs w:val="18"/>
                <w:rtl w:val="0"/>
              </w:rPr>
              <w:t xml:space="preserve">4.539.848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4A">
            <w:pPr>
              <w:spacing w:after="0" w:line="240" w:lineRule="auto"/>
              <w:ind w:firstLine="0"/>
              <w:jc w:val="left"/>
              <w:rPr>
                <w:sz w:val="22"/>
                <w:szCs w:val="22"/>
              </w:rPr>
            </w:pPr>
            <w:r w:rsidDel="00000000" w:rsidR="00000000" w:rsidRPr="00000000">
              <w:rPr>
                <w:sz w:val="18"/>
                <w:szCs w:val="18"/>
                <w:rtl w:val="0"/>
              </w:rPr>
              <w:t xml:space="preserve">Kiểm thử xâm nhập (Penetration Testing)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4B">
            <w:pPr>
              <w:spacing w:after="0" w:line="240" w:lineRule="auto"/>
              <w:ind w:firstLine="0"/>
              <w:jc w:val="left"/>
              <w:rPr>
                <w:sz w:val="22"/>
                <w:szCs w:val="22"/>
              </w:rPr>
            </w:pPr>
            <w:r w:rsidDel="00000000" w:rsidR="00000000" w:rsidRPr="00000000">
              <w:rPr>
                <w:sz w:val="18"/>
                <w:szCs w:val="18"/>
                <w:rtl w:val="0"/>
              </w:rPr>
              <w:t xml:space="preserve">Khai thác thử lỗ hổng; kiểm tra OWASP Top 10 (SQLi, XSS, CSRF, IDOR...)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4C">
            <w:pPr>
              <w:spacing w:after="0" w:line="240" w:lineRule="auto"/>
              <w:ind w:firstLine="0"/>
              <w:jc w:val="center"/>
              <w:rPr>
                <w:sz w:val="22"/>
                <w:szCs w:val="22"/>
              </w:rPr>
            </w:pPr>
            <w:r w:rsidDel="00000000" w:rsidR="00000000" w:rsidRPr="00000000">
              <w:rPr>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4D">
            <w:pPr>
              <w:spacing w:after="0" w:line="240" w:lineRule="auto"/>
              <w:ind w:firstLine="0"/>
              <w:jc w:val="right"/>
              <w:rPr>
                <w:sz w:val="22"/>
                <w:szCs w:val="22"/>
              </w:rPr>
            </w:pPr>
            <w:r w:rsidDel="00000000" w:rsidR="00000000" w:rsidRPr="00000000">
              <w:rPr>
                <w:sz w:val="18"/>
                <w:szCs w:val="18"/>
                <w:rtl w:val="0"/>
              </w:rPr>
              <w:t xml:space="preserve">2.017.710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4E">
            <w:pPr>
              <w:spacing w:after="0" w:line="240" w:lineRule="auto"/>
              <w:ind w:firstLine="0"/>
              <w:jc w:val="right"/>
              <w:rPr>
                <w:sz w:val="22"/>
                <w:szCs w:val="22"/>
              </w:rPr>
            </w:pPr>
            <w:r w:rsidDel="00000000" w:rsidR="00000000" w:rsidRPr="00000000">
              <w:rPr>
                <w:sz w:val="18"/>
                <w:szCs w:val="18"/>
                <w:rtl w:val="0"/>
              </w:rPr>
              <w:t xml:space="preserve">8.070.840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4F">
            <w:pPr>
              <w:spacing w:after="0" w:line="240" w:lineRule="auto"/>
              <w:ind w:firstLine="0"/>
              <w:jc w:val="left"/>
              <w:rPr>
                <w:sz w:val="22"/>
                <w:szCs w:val="22"/>
              </w:rPr>
            </w:pPr>
            <w:r w:rsidDel="00000000" w:rsidR="00000000" w:rsidRPr="00000000">
              <w:rPr>
                <w:sz w:val="18"/>
                <w:szCs w:val="18"/>
                <w:rtl w:val="0"/>
              </w:rPr>
              <w:t xml:space="preserve">Kiểm tra bảo mật xác thực &amp; phân quyền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50">
            <w:pPr>
              <w:spacing w:after="0" w:line="240" w:lineRule="auto"/>
              <w:ind w:firstLine="0"/>
              <w:jc w:val="left"/>
              <w:rPr>
                <w:sz w:val="22"/>
                <w:szCs w:val="22"/>
              </w:rPr>
            </w:pPr>
            <w:r w:rsidDel="00000000" w:rsidR="00000000" w:rsidRPr="00000000">
              <w:rPr>
                <w:sz w:val="18"/>
                <w:szCs w:val="18"/>
                <w:rtl w:val="0"/>
              </w:rPr>
              <w:t xml:space="preserve">Kiểm thử SSO Azure AD, JWT token, RBAC, brute-force protection, session timeout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51">
            <w:pPr>
              <w:spacing w:after="0" w:line="240" w:lineRule="auto"/>
              <w:ind w:firstLine="0"/>
              <w:jc w:val="center"/>
              <w:rPr>
                <w:sz w:val="22"/>
                <w:szCs w:val="22"/>
              </w:rPr>
            </w:pPr>
            <w:r w:rsidDel="00000000" w:rsidR="00000000" w:rsidRPr="00000000">
              <w:rPr>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52">
            <w:pPr>
              <w:spacing w:after="0" w:line="240" w:lineRule="auto"/>
              <w:ind w:firstLine="0"/>
              <w:jc w:val="right"/>
              <w:rPr>
                <w:sz w:val="22"/>
                <w:szCs w:val="22"/>
              </w:rPr>
            </w:pPr>
            <w:r w:rsidDel="00000000" w:rsidR="00000000" w:rsidRPr="00000000">
              <w:rPr>
                <w:sz w:val="18"/>
                <w:szCs w:val="18"/>
                <w:rtl w:val="0"/>
              </w:rPr>
              <w:t xml:space="preserve">1.008.855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53">
            <w:pPr>
              <w:spacing w:after="0" w:line="240" w:lineRule="auto"/>
              <w:ind w:firstLine="0"/>
              <w:jc w:val="right"/>
              <w:rPr>
                <w:sz w:val="22"/>
                <w:szCs w:val="22"/>
              </w:rPr>
            </w:pPr>
            <w:r w:rsidDel="00000000" w:rsidR="00000000" w:rsidRPr="00000000">
              <w:rPr>
                <w:sz w:val="18"/>
                <w:szCs w:val="18"/>
                <w:rtl w:val="0"/>
              </w:rPr>
              <w:t xml:space="preserve">2.017.710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54">
            <w:pPr>
              <w:spacing w:after="0" w:line="240" w:lineRule="auto"/>
              <w:ind w:firstLine="0"/>
              <w:jc w:val="left"/>
              <w:rPr>
                <w:sz w:val="22"/>
                <w:szCs w:val="22"/>
              </w:rPr>
            </w:pPr>
            <w:r w:rsidDel="00000000" w:rsidR="00000000" w:rsidRPr="00000000">
              <w:rPr>
                <w:sz w:val="18"/>
                <w:szCs w:val="18"/>
                <w:rtl w:val="0"/>
              </w:rPr>
              <w:t xml:space="preserve">Kiểm tra mã hóa &amp; bảo mật dữ liệu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55">
            <w:pPr>
              <w:spacing w:after="0" w:line="240" w:lineRule="auto"/>
              <w:ind w:firstLine="0"/>
              <w:jc w:val="left"/>
              <w:rPr>
                <w:sz w:val="22"/>
                <w:szCs w:val="22"/>
              </w:rPr>
            </w:pPr>
            <w:r w:rsidDel="00000000" w:rsidR="00000000" w:rsidRPr="00000000">
              <w:rPr>
                <w:sz w:val="18"/>
                <w:szCs w:val="18"/>
                <w:rtl w:val="0"/>
              </w:rPr>
              <w:t xml:space="preserve">Xác minh AES-256 at-rest, HTTPS/HSTS, TLS 1.2+, Azure Key Vault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56">
            <w:pPr>
              <w:spacing w:after="0" w:line="240" w:lineRule="auto"/>
              <w:ind w:firstLine="0"/>
              <w:jc w:val="center"/>
              <w:rPr>
                <w:sz w:val="22"/>
                <w:szCs w:val="22"/>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57">
            <w:pPr>
              <w:spacing w:after="0" w:line="240" w:lineRule="auto"/>
              <w:ind w:firstLine="0"/>
              <w:jc w:val="right"/>
              <w:rPr>
                <w:sz w:val="22"/>
                <w:szCs w:val="22"/>
              </w:rPr>
            </w:pPr>
            <w:r w:rsidDel="00000000" w:rsidR="00000000" w:rsidRPr="00000000">
              <w:rPr>
                <w:sz w:val="18"/>
                <w:szCs w:val="18"/>
                <w:rtl w:val="0"/>
              </w:rPr>
              <w:t xml:space="preserve">504.427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58">
            <w:pPr>
              <w:spacing w:after="0" w:line="240" w:lineRule="auto"/>
              <w:ind w:firstLine="0"/>
              <w:jc w:val="right"/>
              <w:rPr>
                <w:sz w:val="22"/>
                <w:szCs w:val="22"/>
              </w:rPr>
            </w:pPr>
            <w:r w:rsidDel="00000000" w:rsidR="00000000" w:rsidRPr="00000000">
              <w:rPr>
                <w:sz w:val="18"/>
                <w:szCs w:val="18"/>
                <w:rtl w:val="0"/>
              </w:rPr>
              <w:t xml:space="preserve">504.428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59">
            <w:pPr>
              <w:spacing w:after="0" w:line="240" w:lineRule="auto"/>
              <w:ind w:firstLine="0"/>
              <w:jc w:val="left"/>
              <w:rPr>
                <w:sz w:val="22"/>
                <w:szCs w:val="22"/>
              </w:rPr>
            </w:pPr>
            <w:r w:rsidDel="00000000" w:rsidR="00000000" w:rsidRPr="00000000">
              <w:rPr>
                <w:sz w:val="18"/>
                <w:szCs w:val="18"/>
                <w:rtl w:val="0"/>
              </w:rPr>
              <w:t xml:space="preserve">Đánh giá cấu hình hạ tầng &amp; mạng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5A">
            <w:pPr>
              <w:spacing w:after="0" w:line="240" w:lineRule="auto"/>
              <w:ind w:firstLine="0"/>
              <w:jc w:val="left"/>
              <w:rPr>
                <w:sz w:val="22"/>
                <w:szCs w:val="22"/>
              </w:rPr>
            </w:pPr>
            <w:r w:rsidDel="00000000" w:rsidR="00000000" w:rsidRPr="00000000">
              <w:rPr>
                <w:sz w:val="18"/>
                <w:szCs w:val="18"/>
                <w:rtl w:val="0"/>
              </w:rPr>
              <w:t xml:space="preserve">Kiểm tra cấu hình Azure, firewall rules, network security groups, exposed ports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5B">
            <w:pPr>
              <w:spacing w:after="0" w:line="240" w:lineRule="auto"/>
              <w:ind w:firstLine="0"/>
              <w:jc w:val="center"/>
              <w:rPr>
                <w:sz w:val="22"/>
                <w:szCs w:val="22"/>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5C">
            <w:pPr>
              <w:spacing w:after="0" w:line="240" w:lineRule="auto"/>
              <w:ind w:firstLine="0"/>
              <w:jc w:val="right"/>
              <w:rPr>
                <w:sz w:val="22"/>
                <w:szCs w:val="22"/>
              </w:rPr>
            </w:pPr>
            <w:r w:rsidDel="00000000" w:rsidR="00000000" w:rsidRPr="00000000">
              <w:rPr>
                <w:sz w:val="18"/>
                <w:szCs w:val="18"/>
                <w:rtl w:val="0"/>
              </w:rPr>
              <w:t xml:space="preserve">504.427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5D">
            <w:pPr>
              <w:spacing w:after="0" w:line="240" w:lineRule="auto"/>
              <w:ind w:firstLine="0"/>
              <w:jc w:val="right"/>
              <w:rPr>
                <w:sz w:val="22"/>
                <w:szCs w:val="22"/>
              </w:rPr>
            </w:pPr>
            <w:r w:rsidDel="00000000" w:rsidR="00000000" w:rsidRPr="00000000">
              <w:rPr>
                <w:sz w:val="18"/>
                <w:szCs w:val="18"/>
                <w:rtl w:val="0"/>
              </w:rPr>
              <w:t xml:space="preserve">504.428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5E">
            <w:pPr>
              <w:spacing w:after="0" w:line="240" w:lineRule="auto"/>
              <w:ind w:firstLine="0"/>
              <w:jc w:val="left"/>
              <w:rPr>
                <w:sz w:val="22"/>
                <w:szCs w:val="22"/>
              </w:rPr>
            </w:pPr>
            <w:r w:rsidDel="00000000" w:rsidR="00000000" w:rsidRPr="00000000">
              <w:rPr>
                <w:sz w:val="18"/>
                <w:szCs w:val="18"/>
                <w:rtl w:val="0"/>
              </w:rPr>
              <w:t xml:space="preserve">Lập hồ sơ cấp độ ATTT &amp; báo cáo tổng hợp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5F">
            <w:pPr>
              <w:spacing w:after="0" w:line="240" w:lineRule="auto"/>
              <w:ind w:firstLine="0"/>
              <w:jc w:val="left"/>
              <w:rPr>
                <w:sz w:val="22"/>
                <w:szCs w:val="22"/>
              </w:rPr>
            </w:pPr>
            <w:r w:rsidDel="00000000" w:rsidR="00000000" w:rsidRPr="00000000">
              <w:rPr>
                <w:sz w:val="18"/>
                <w:szCs w:val="18"/>
                <w:rtl w:val="0"/>
              </w:rPr>
              <w:t xml:space="preserve">Xây dựng hồ sơ cấp độ 2, báo cáo đánh giá rủi ro, khuyến nghị khắc phục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60">
            <w:pPr>
              <w:spacing w:after="0" w:line="240" w:lineRule="auto"/>
              <w:ind w:firstLine="0"/>
              <w:jc w:val="center"/>
              <w:rPr>
                <w:sz w:val="22"/>
                <w:szCs w:val="22"/>
              </w:rPr>
            </w:pPr>
            <w:r w:rsidDel="00000000" w:rsidR="00000000" w:rsidRPr="00000000">
              <w:rPr>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61">
            <w:pPr>
              <w:spacing w:after="0" w:line="240" w:lineRule="auto"/>
              <w:ind w:firstLine="0"/>
              <w:jc w:val="right"/>
              <w:rPr>
                <w:sz w:val="22"/>
                <w:szCs w:val="22"/>
              </w:rPr>
            </w:pPr>
            <w:r w:rsidDel="00000000" w:rsidR="00000000" w:rsidRPr="00000000">
              <w:rPr>
                <w:sz w:val="18"/>
                <w:szCs w:val="18"/>
                <w:rtl w:val="0"/>
              </w:rPr>
              <w:t xml:space="preserve">1.008.855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62">
            <w:pPr>
              <w:spacing w:after="0" w:line="240" w:lineRule="auto"/>
              <w:ind w:firstLine="0"/>
              <w:jc w:val="right"/>
              <w:rPr>
                <w:sz w:val="22"/>
                <w:szCs w:val="22"/>
              </w:rPr>
            </w:pPr>
            <w:r w:rsidDel="00000000" w:rsidR="00000000" w:rsidRPr="00000000">
              <w:rPr>
                <w:sz w:val="18"/>
                <w:szCs w:val="18"/>
                <w:rtl w:val="0"/>
              </w:rPr>
              <w:t xml:space="preserve">2.017.710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63">
            <w:pPr>
              <w:spacing w:after="0" w:line="240" w:lineRule="auto"/>
              <w:ind w:firstLine="0"/>
              <w:jc w:val="left"/>
              <w:rPr>
                <w:sz w:val="22"/>
                <w:szCs w:val="22"/>
              </w:rPr>
            </w:pPr>
            <w:r w:rsidDel="00000000" w:rsidR="00000000" w:rsidRPr="00000000">
              <w:rPr>
                <w:sz w:val="18"/>
                <w:szCs w:val="18"/>
                <w:rtl w:val="0"/>
              </w:rPr>
              <w:t xml:space="preserve">Chi phí công cụ kiểm thử chuyên dụng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64">
            <w:pPr>
              <w:spacing w:after="0" w:line="240" w:lineRule="auto"/>
              <w:ind w:firstLine="0"/>
              <w:jc w:val="left"/>
              <w:rPr>
                <w:sz w:val="22"/>
                <w:szCs w:val="22"/>
              </w:rPr>
            </w:pPr>
            <w:r w:rsidDel="00000000" w:rsidR="00000000" w:rsidRPr="00000000">
              <w:rPr>
                <w:sz w:val="18"/>
                <w:szCs w:val="18"/>
                <w:rtl w:val="0"/>
              </w:rPr>
              <w:t xml:space="preserve">OWASP ZAP Pro, Nessus Essentials, Burp Suite Community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65">
            <w:pPr>
              <w:spacing w:after="0" w:line="240" w:lineRule="auto"/>
              <w:ind w:firstLine="0"/>
              <w:jc w:val="center"/>
              <w:rPr>
                <w:sz w:val="22"/>
                <w:szCs w:val="22"/>
              </w:rPr>
            </w:pPr>
            <w:r w:rsidDel="00000000" w:rsidR="00000000" w:rsidRPr="00000000">
              <w:rPr>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66">
            <w:pPr>
              <w:spacing w:after="0" w:line="240" w:lineRule="auto"/>
              <w:ind w:firstLine="0"/>
              <w:jc w:val="right"/>
              <w:rPr>
                <w:sz w:val="22"/>
                <w:szCs w:val="22"/>
              </w:rPr>
            </w:pPr>
            <w:r w:rsidDel="00000000" w:rsidR="00000000" w:rsidRPr="00000000">
              <w:rPr>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67">
            <w:pPr>
              <w:spacing w:after="0" w:line="240" w:lineRule="auto"/>
              <w:ind w:firstLine="0"/>
              <w:jc w:val="right"/>
              <w:rPr>
                <w:sz w:val="22"/>
                <w:szCs w:val="22"/>
              </w:rPr>
            </w:pPr>
            <w:r w:rsidDel="00000000" w:rsidR="00000000" w:rsidRPr="00000000">
              <w:rPr>
                <w:sz w:val="18"/>
                <w:szCs w:val="18"/>
                <w:rtl w:val="0"/>
              </w:rPr>
              <w:t xml:space="preserve">3.000.000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68">
            <w:pPr>
              <w:spacing w:after="0" w:line="240" w:lineRule="auto"/>
              <w:ind w:firstLine="0"/>
              <w:jc w:val="left"/>
              <w:rPr>
                <w:sz w:val="22"/>
                <w:szCs w:val="22"/>
              </w:rPr>
            </w:pPr>
            <w:r w:rsidDel="00000000" w:rsidR="00000000" w:rsidRPr="00000000">
              <w:rPr>
                <w:sz w:val="18"/>
                <w:szCs w:val="18"/>
                <w:rtl w:val="0"/>
              </w:rPr>
              <w:t xml:space="preserve">Chi phí chung (65% × chi phí nhân công)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69">
            <w:pPr>
              <w:spacing w:after="0" w:line="240" w:lineRule="auto"/>
              <w:ind w:firstLine="0"/>
              <w:jc w:val="left"/>
              <w:rPr>
                <w:sz w:val="22"/>
                <w:szCs w:val="22"/>
              </w:rPr>
            </w:pPr>
            <w:r w:rsidDel="00000000" w:rsidR="00000000" w:rsidRPr="00000000">
              <w:rPr>
                <w:sz w:val="18"/>
                <w:szCs w:val="18"/>
                <w:rtl w:val="0"/>
              </w:rPr>
              <w:t xml:space="preserve">Theo TT 04/2020/TT-BXD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6A">
            <w:pPr>
              <w:spacing w:after="0" w:line="240" w:lineRule="auto"/>
              <w:ind w:firstLine="0"/>
              <w:jc w:val="center"/>
              <w:rPr>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6B">
            <w:pPr>
              <w:spacing w:after="0" w:line="240" w:lineRule="auto"/>
              <w:ind w:firstLine="0"/>
              <w:jc w:val="right"/>
              <w:rPr>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6C">
            <w:pPr>
              <w:spacing w:after="0" w:line="240" w:lineRule="auto"/>
              <w:ind w:firstLine="0"/>
              <w:jc w:val="right"/>
              <w:rPr>
                <w:sz w:val="22"/>
                <w:szCs w:val="22"/>
              </w:rPr>
            </w:pPr>
            <w:r w:rsidDel="00000000" w:rsidR="00000000" w:rsidRPr="00000000">
              <w:rPr>
                <w:sz w:val="18"/>
                <w:szCs w:val="18"/>
                <w:rtl w:val="0"/>
              </w:rPr>
              <w:t xml:space="preserve">11.475.726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6D">
            <w:pPr>
              <w:spacing w:after="0" w:line="240" w:lineRule="auto"/>
              <w:ind w:firstLine="0"/>
              <w:jc w:val="left"/>
              <w:rPr>
                <w:sz w:val="22"/>
                <w:szCs w:val="22"/>
              </w:rPr>
            </w:pPr>
            <w:r w:rsidDel="00000000" w:rsidR="00000000" w:rsidRPr="00000000">
              <w:rPr>
                <w:sz w:val="18"/>
                <w:szCs w:val="18"/>
                <w:rtl w:val="0"/>
              </w:rPr>
              <w:t xml:space="preserve">Thu nhập chịu thuế tính trước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6E">
            <w:pPr>
              <w:spacing w:after="0" w:line="240" w:lineRule="auto"/>
              <w:ind w:firstLine="0"/>
              <w:jc w:val="left"/>
              <w:rPr>
                <w:sz w:val="22"/>
                <w:szCs w:val="22"/>
              </w:rPr>
            </w:pPr>
            <w:r w:rsidDel="00000000" w:rsidR="00000000" w:rsidRPr="00000000">
              <w:rPr>
                <w:sz w:val="18"/>
                <w:szCs w:val="18"/>
                <w:rtl w:val="0"/>
              </w:rPr>
              <w:t xml:space="preserve">(Chi phí NC + Chi phí chung) ×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6F">
            <w:pPr>
              <w:spacing w:after="0" w:line="240" w:lineRule="auto"/>
              <w:ind w:firstLine="0"/>
              <w:jc w:val="center"/>
              <w:rPr>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70">
            <w:pPr>
              <w:spacing w:after="0" w:line="240" w:lineRule="auto"/>
              <w:ind w:firstLine="0"/>
              <w:jc w:val="right"/>
              <w:rPr>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71">
            <w:pPr>
              <w:spacing w:after="0" w:line="240" w:lineRule="auto"/>
              <w:ind w:firstLine="0"/>
              <w:jc w:val="right"/>
              <w:rPr>
                <w:sz w:val="22"/>
                <w:szCs w:val="22"/>
              </w:rPr>
            </w:pPr>
            <w:r w:rsidDel="00000000" w:rsidR="00000000" w:rsidRPr="00000000">
              <w:rPr>
                <w:sz w:val="18"/>
                <w:szCs w:val="18"/>
                <w:rtl w:val="0"/>
              </w:rPr>
              <w:t xml:space="preserve">1.747.841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72">
            <w:pPr>
              <w:spacing w:after="0" w:line="240" w:lineRule="auto"/>
              <w:ind w:firstLine="0"/>
              <w:jc w:val="left"/>
              <w:rPr>
                <w:sz w:val="22"/>
                <w:szCs w:val="22"/>
              </w:rPr>
            </w:pPr>
            <w:r w:rsidDel="00000000" w:rsidR="00000000" w:rsidRPr="00000000">
              <w:rPr>
                <w:b w:val="1"/>
                <w:bCs w:val="1"/>
                <w:sz w:val="18"/>
                <w:szCs w:val="18"/>
                <w:rtl w:val="0"/>
              </w:rPr>
              <w:t xml:space="preserve">TỔNG GKTATTT (chưa VAT)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73">
            <w:pPr>
              <w:spacing w:after="0" w:line="240" w:lineRule="auto"/>
              <w:ind w:firstLine="0"/>
              <w:jc w:val="left"/>
              <w:rPr>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74">
            <w:pPr>
              <w:spacing w:after="0" w:line="240" w:lineRule="auto"/>
              <w:ind w:firstLine="0"/>
              <w:jc w:val="center"/>
              <w:rPr>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75">
            <w:pPr>
              <w:spacing w:after="0" w:line="240" w:lineRule="auto"/>
              <w:ind w:firstLine="0"/>
              <w:jc w:val="right"/>
              <w:rPr>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76">
            <w:pPr>
              <w:spacing w:after="0" w:line="240" w:lineRule="auto"/>
              <w:ind w:firstLine="0"/>
              <w:jc w:val="right"/>
              <w:rPr>
                <w:sz w:val="22"/>
                <w:szCs w:val="22"/>
              </w:rPr>
            </w:pPr>
            <w:r w:rsidDel="00000000" w:rsidR="00000000" w:rsidRPr="00000000">
              <w:rPr>
                <w:b w:val="1"/>
                <w:bCs w:val="1"/>
                <w:sz w:val="18"/>
                <w:szCs w:val="18"/>
                <w:rtl w:val="0"/>
              </w:rPr>
              <w:t xml:space="preserve">33.878.529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77">
            <w:pPr>
              <w:spacing w:after="0" w:line="240" w:lineRule="auto"/>
              <w:ind w:firstLine="0"/>
              <w:jc w:val="left"/>
              <w:rPr>
                <w:sz w:val="22"/>
                <w:szCs w:val="22"/>
              </w:rPr>
            </w:pPr>
            <w:r w:rsidDel="00000000" w:rsidR="00000000" w:rsidRPr="00000000">
              <w:rPr>
                <w:b w:val="1"/>
                <w:bCs w:val="1"/>
                <w:sz w:val="18"/>
                <w:szCs w:val="18"/>
                <w:rtl w:val="0"/>
              </w:rPr>
              <w:t xml:space="preserve">VAT (10%)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78">
            <w:pPr>
              <w:spacing w:after="0" w:line="240" w:lineRule="auto"/>
              <w:ind w:firstLine="0"/>
              <w:jc w:val="left"/>
              <w:rPr>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79">
            <w:pPr>
              <w:spacing w:after="0" w:line="240" w:lineRule="auto"/>
              <w:ind w:firstLine="0"/>
              <w:jc w:val="center"/>
              <w:rPr>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7A">
            <w:pPr>
              <w:spacing w:after="0" w:line="240" w:lineRule="auto"/>
              <w:ind w:firstLine="0"/>
              <w:jc w:val="right"/>
              <w:rPr>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77B">
            <w:pPr>
              <w:spacing w:after="0" w:line="240" w:lineRule="auto"/>
              <w:ind w:firstLine="0"/>
              <w:jc w:val="right"/>
              <w:rPr>
                <w:sz w:val="22"/>
                <w:szCs w:val="22"/>
              </w:rPr>
            </w:pPr>
            <w:r w:rsidDel="00000000" w:rsidR="00000000" w:rsidRPr="00000000">
              <w:rPr>
                <w:b w:val="1"/>
                <w:bCs w:val="1"/>
                <w:sz w:val="18"/>
                <w:szCs w:val="18"/>
                <w:rtl w:val="0"/>
              </w:rPr>
              <w:t xml:space="preserve">3.387.853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77C">
            <w:pPr>
              <w:spacing w:after="0" w:line="240" w:lineRule="auto"/>
              <w:ind w:firstLine="0"/>
              <w:jc w:val="left"/>
              <w:rPr>
                <w:sz w:val="22"/>
                <w:szCs w:val="22"/>
              </w:rPr>
            </w:pPr>
            <w:r w:rsidDel="00000000" w:rsidR="00000000" w:rsidRPr="00000000">
              <w:rPr>
                <w:b w:val="1"/>
                <w:bCs w:val="1"/>
                <w:sz w:val="18"/>
                <w:szCs w:val="18"/>
                <w:rtl w:val="0"/>
              </w:rPr>
              <w:t xml:space="preserve">TỔNG GKTATTT (sau VAT)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77D">
            <w:pPr>
              <w:spacing w:after="0" w:line="240" w:lineRule="auto"/>
              <w:ind w:firstLine="0"/>
              <w:jc w:val="left"/>
              <w:rPr>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77E">
            <w:pPr>
              <w:spacing w:after="0" w:line="240" w:lineRule="auto"/>
              <w:ind w:firstLine="0"/>
              <w:jc w:val="center"/>
              <w:rPr>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77F">
            <w:pPr>
              <w:spacing w:after="0" w:line="240" w:lineRule="auto"/>
              <w:ind w:firstLine="0"/>
              <w:jc w:val="right"/>
              <w:rPr>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780">
            <w:pPr>
              <w:spacing w:after="0" w:line="240" w:lineRule="auto"/>
              <w:ind w:firstLine="0"/>
              <w:jc w:val="right"/>
              <w:rPr>
                <w:sz w:val="22"/>
                <w:szCs w:val="22"/>
              </w:rPr>
            </w:pPr>
            <w:r w:rsidDel="00000000" w:rsidR="00000000" w:rsidRPr="00000000">
              <w:rPr>
                <w:b w:val="1"/>
                <w:bCs w:val="1"/>
                <w:sz w:val="18"/>
                <w:szCs w:val="18"/>
                <w:rtl w:val="0"/>
              </w:rPr>
              <w:t xml:space="preserve">37.266.382</w:t>
            </w:r>
            <w:r w:rsidDel="00000000" w:rsidR="00000000" w:rsidRPr="00000000">
              <w:rPr>
                <w:rtl w:val="0"/>
              </w:rPr>
            </w:r>
          </w:p>
        </w:tc>
      </w:tr>
    </w:tbl>
    <w:p w:rsidR="00000000" w:rsidDel="00000000" w:rsidP="00000000" w:rsidRDefault="00000000" w:rsidRPr="00000000" w14:paraId="00000781">
      <w:pPr>
        <w:spacing w:after="0" w:before="100" w:line="240" w:lineRule="auto"/>
        <w:ind w:firstLine="0"/>
        <w:jc w:val="left"/>
        <w:rPr>
          <w:sz w:val="22"/>
          <w:szCs w:val="22"/>
        </w:rPr>
      </w:pPr>
      <w:r w:rsidDel="00000000" w:rsidR="00000000" w:rsidRPr="00000000">
        <w:rPr>
          <w:rtl w:val="0"/>
        </w:rPr>
      </w:r>
    </w:p>
    <w:p w:rsidR="00000000" w:rsidDel="00000000" w:rsidP="00000000" w:rsidRDefault="00000000" w:rsidRPr="00000000" w14:paraId="00000782">
      <w:pPr>
        <w:spacing w:after="60" w:before="60" w:line="360" w:lineRule="auto"/>
        <w:ind w:firstLine="0"/>
        <w:rPr>
          <w:sz w:val="22"/>
          <w:szCs w:val="22"/>
        </w:rPr>
      </w:pPr>
      <w:r w:rsidDel="00000000" w:rsidR="00000000" w:rsidRPr="00000000">
        <w:rPr>
          <w:color w:val="595959"/>
          <w:sz w:val="20"/>
          <w:szCs w:val="20"/>
          <w:rtl w:val="0"/>
        </w:rPr>
        <w:t xml:space="preserve">Sản phẩm bàn giao: Báo cáo Vulnerability Assessment (VA), Báo cáo Penetration Testing, Hồ sơ cấp độ ATTT cấp 2, Biên bản đánh giá và gợi ý khắc phục. Đơn giá ngày công theo QĐ 320/QĐ-BKHCN (kỹ sư bậc 2). Tỷ lệ chi phí chung 65% và thu nhập chịu thuế 6% theo TT 04/2020/TT-BXD.</w:t>
      </w:r>
      <w:r w:rsidDel="00000000" w:rsidR="00000000" w:rsidRPr="00000000">
        <w:rPr>
          <w:rtl w:val="0"/>
        </w:rPr>
      </w:r>
    </w:p>
    <w:p w:rsidR="00000000" w:rsidDel="00000000" w:rsidP="00000000" w:rsidRDefault="00000000" w:rsidRPr="00000000" w14:paraId="00000783">
      <w:pPr>
        <w:spacing w:after="0" w:before="80" w:line="240" w:lineRule="auto"/>
        <w:ind w:firstLine="0"/>
        <w:jc w:val="left"/>
        <w:rPr>
          <w:sz w:val="22"/>
          <w:szCs w:val="22"/>
        </w:rPr>
      </w:pPr>
      <w:r w:rsidDel="00000000" w:rsidR="00000000" w:rsidRPr="00000000">
        <w:rPr>
          <w:rtl w:val="0"/>
        </w:rPr>
      </w:r>
    </w:p>
    <w:p w:rsidR="00000000" w:rsidDel="00000000" w:rsidP="00000000" w:rsidRDefault="00000000" w:rsidRPr="00000000" w14:paraId="00000784">
      <w:pPr>
        <w:pStyle w:val="Heading2"/>
        <w:keepNext w:val="0"/>
        <w:keepLines w:val="0"/>
        <w:spacing w:after="120" w:before="240" w:line="240" w:lineRule="auto"/>
        <w:ind w:left="0" w:firstLine="0"/>
        <w:rPr>
          <w:b w:val="1"/>
          <w:bCs w:val="1"/>
          <w:color w:val="2e75b6"/>
          <w:sz w:val="24"/>
          <w:szCs w:val="24"/>
        </w:rPr>
      </w:pPr>
      <w:r w:rsidDel="00000000" w:rsidR="00000000" w:rsidRPr="00000000">
        <w:rPr>
          <w:b w:val="1"/>
          <w:bCs w:val="1"/>
          <w:color w:val="2e75b6"/>
          <w:sz w:val="24"/>
          <w:szCs w:val="24"/>
          <w:rtl w:val="0"/>
        </w:rPr>
        <w:t xml:space="preserve">2.6. Phân tích hiệu quả đầu tư – Mô hình Hybrid AI-Human</w:t>
      </w:r>
    </w:p>
    <w:p w:rsidR="00000000" w:rsidDel="00000000" w:rsidP="00000000" w:rsidRDefault="00000000" w:rsidRPr="00000000" w14:paraId="00000785">
      <w:pPr>
        <w:spacing w:after="60" w:before="60" w:line="360" w:lineRule="auto"/>
        <w:ind w:firstLine="0"/>
        <w:rPr>
          <w:sz w:val="22"/>
          <w:szCs w:val="22"/>
        </w:rPr>
      </w:pPr>
      <w:r w:rsidDel="00000000" w:rsidR="00000000" w:rsidRPr="00000000">
        <w:rPr>
          <w:sz w:val="22"/>
          <w:szCs w:val="22"/>
          <w:rtl w:val="0"/>
        </w:rPr>
        <w:t xml:space="preserve">Mặc dù giá trị định mức UCP theo QĐ 671 xác định tổng dự toán là 1.653.806.850 đồng, dự án TeamsWork thực thi với ngân sách phê duyệt 100.000.000 đồng nhờ áp dụng mô hình phát triển Hybrid AI-Human. Sự chênh lệch này được giải trình cụ thể qua ba yếu tố tiết kiệm chi phí sau:</w:t>
      </w:r>
    </w:p>
    <w:p w:rsidR="00000000" w:rsidDel="00000000" w:rsidP="00000000" w:rsidRDefault="00000000" w:rsidRPr="00000000" w14:paraId="00000786">
      <w:pPr>
        <w:spacing w:after="60" w:before="80" w:line="360" w:lineRule="auto"/>
        <w:ind w:firstLine="0"/>
        <w:jc w:val="left"/>
        <w:rPr>
          <w:sz w:val="22"/>
          <w:szCs w:val="22"/>
        </w:rPr>
      </w:pPr>
      <w:r w:rsidDel="00000000" w:rsidR="00000000" w:rsidRPr="00000000">
        <w:rPr>
          <w:b w:val="1"/>
          <w:bCs w:val="1"/>
          <w:sz w:val="22"/>
          <w:szCs w:val="22"/>
          <w:rtl w:val="0"/>
        </w:rPr>
        <w:t xml:space="preserve">Yếu tố thứ nhất – Thay thế nhân lực kỹ thuật bằng AI Agents:</w:t>
      </w:r>
      <w:r w:rsidDel="00000000" w:rsidR="00000000" w:rsidRPr="00000000">
        <w:rPr>
          <w:sz w:val="22"/>
          <w:szCs w:val="22"/>
          <w:rtl w:val="0"/>
        </w:rPr>
        <w:t xml:space="preserve"> 15 AI Agents chuyên trách (bao gồm Cursor, GitHub Copilot, Claude, ChatGPT, Gemini) đảm nhận toàn bộ công việc lập trình, thiết kế CSDL, sinh dữ liệu mẫu và kiểm thử tự động. Chi phí vận hành 15 AI Agents trong suốt dự án ước tính khoảng 18–25 triệu đồng, thay thế chi phí nhân sự kỹ thuật thương mại vốn chiếm 85–90% tổng dự toán UCP.</w:t>
      </w:r>
    </w:p>
    <w:p w:rsidR="00000000" w:rsidDel="00000000" w:rsidP="00000000" w:rsidRDefault="00000000" w:rsidRPr="00000000" w14:paraId="00000787">
      <w:pPr>
        <w:spacing w:after="60" w:before="60" w:line="360" w:lineRule="auto"/>
        <w:ind w:firstLine="0"/>
        <w:jc w:val="left"/>
        <w:rPr>
          <w:sz w:val="22"/>
          <w:szCs w:val="22"/>
        </w:rPr>
      </w:pPr>
      <w:r w:rsidDel="00000000" w:rsidR="00000000" w:rsidRPr="00000000">
        <w:rPr>
          <w:b w:val="1"/>
          <w:bCs w:val="1"/>
          <w:sz w:val="22"/>
          <w:szCs w:val="22"/>
          <w:rtl w:val="0"/>
        </w:rPr>
        <w:t xml:space="preserve">Yếu tố thứ hai – Hạ tầng Microsoft 365 Developer Sandbox miễn phí:</w:t>
      </w:r>
      <w:r w:rsidDel="00000000" w:rsidR="00000000" w:rsidRPr="00000000">
        <w:rPr>
          <w:sz w:val="22"/>
          <w:szCs w:val="22"/>
          <w:rtl w:val="0"/>
        </w:rPr>
        <w:t xml:space="preserve"> Dự án sử dụng Tenant Microsoft 365 E5 Developer (giá trị thị trường ~25 triệu đồng/năm) được cấp miễn phí cho mục đích phát triển và kiểm thử, loại bỏ hoàn toàn chi phí hạ tầng cloud trong giai đoạn phát triển.</w:t>
      </w:r>
    </w:p>
    <w:p w:rsidR="00000000" w:rsidDel="00000000" w:rsidP="00000000" w:rsidRDefault="00000000" w:rsidRPr="00000000" w14:paraId="00000788">
      <w:pPr>
        <w:spacing w:after="120" w:before="60" w:line="360" w:lineRule="auto"/>
        <w:ind w:firstLine="0"/>
        <w:jc w:val="left"/>
        <w:rPr>
          <w:sz w:val="22"/>
          <w:szCs w:val="22"/>
        </w:rPr>
      </w:pPr>
      <w:r w:rsidDel="00000000" w:rsidR="00000000" w:rsidRPr="00000000">
        <w:rPr>
          <w:b w:val="1"/>
          <w:bCs w:val="1"/>
          <w:sz w:val="22"/>
          <w:szCs w:val="22"/>
          <w:rtl w:val="0"/>
        </w:rPr>
        <w:t xml:space="preserve">Yếu tố thứ ba – Nhân sự con người bán thời gian ở mức học thuật:</w:t>
      </w:r>
      <w:r w:rsidDel="00000000" w:rsidR="00000000" w:rsidRPr="00000000">
        <w:rPr>
          <w:sz w:val="22"/>
          <w:szCs w:val="22"/>
          <w:rtl w:val="0"/>
        </w:rPr>
        <w:t xml:space="preserve"> 3 kỹ sư chủ chốt (PM, Tech Lead, QA Lead) làm việc bán thời gian với chi phí cơ hội ở mức học thuật (~700 nghìn đồng/ngày), thay vì mức lương thương mại theo QĐ 320 (63.053 đồng/giờ × 8 giờ × 26 ngày ≈ 13,1 triệu đồng/tháng/người).</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3600"/>
        <w:tblGridChange w:id="0">
          <w:tblGrid>
            <w:gridCol w:w="5760"/>
            <w:gridCol w:w="36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89">
            <w:pPr>
              <w:spacing w:after="0" w:line="240" w:lineRule="auto"/>
              <w:ind w:firstLine="0"/>
              <w:jc w:val="center"/>
              <w:rPr>
                <w:sz w:val="22"/>
                <w:szCs w:val="22"/>
              </w:rPr>
            </w:pPr>
            <w:r w:rsidDel="00000000" w:rsidR="00000000" w:rsidRPr="00000000">
              <w:rPr>
                <w:b w:val="1"/>
                <w:bCs w:val="1"/>
                <w:color w:val="ffffff"/>
                <w:sz w:val="18"/>
                <w:szCs w:val="18"/>
                <w:rtl w:val="0"/>
              </w:rPr>
              <w:t xml:space="preserve">Hạng mục chi phí thực tế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8A">
            <w:pPr>
              <w:spacing w:after="0" w:line="240" w:lineRule="auto"/>
              <w:ind w:firstLine="0"/>
              <w:jc w:val="center"/>
              <w:rPr>
                <w:sz w:val="22"/>
                <w:szCs w:val="22"/>
              </w:rPr>
            </w:pPr>
            <w:r w:rsidDel="00000000" w:rsidR="00000000" w:rsidRPr="00000000">
              <w:rPr>
                <w:b w:val="1"/>
                <w:bCs w:val="1"/>
                <w:color w:val="ffffff"/>
                <w:sz w:val="18"/>
                <w:szCs w:val="18"/>
                <w:rtl w:val="0"/>
              </w:rPr>
              <w:t xml:space="preserve">Ước tính (đồng)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8B">
            <w:pPr>
              <w:spacing w:after="0" w:line="240" w:lineRule="auto"/>
              <w:ind w:firstLine="0"/>
              <w:jc w:val="left"/>
              <w:rPr>
                <w:sz w:val="22"/>
                <w:szCs w:val="22"/>
              </w:rPr>
            </w:pPr>
            <w:r w:rsidDel="00000000" w:rsidR="00000000" w:rsidRPr="00000000">
              <w:rPr>
                <w:sz w:val="18"/>
                <w:szCs w:val="18"/>
                <w:rtl w:val="0"/>
              </w:rPr>
              <w:t xml:space="preserve">API tokens AI Agents (Claude, GPT, Gemini) – 5 tháng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8C">
            <w:pPr>
              <w:spacing w:after="0" w:line="240" w:lineRule="auto"/>
              <w:ind w:firstLine="0"/>
              <w:jc w:val="right"/>
              <w:rPr>
                <w:sz w:val="22"/>
                <w:szCs w:val="22"/>
              </w:rPr>
            </w:pPr>
            <w:r w:rsidDel="00000000" w:rsidR="00000000" w:rsidRPr="00000000">
              <w:rPr>
                <w:sz w:val="18"/>
                <w:szCs w:val="18"/>
                <w:rtl w:val="0"/>
              </w:rPr>
              <w:t xml:space="preserve">18.000.000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8D">
            <w:pPr>
              <w:spacing w:after="0" w:line="240" w:lineRule="auto"/>
              <w:ind w:firstLine="0"/>
              <w:jc w:val="left"/>
              <w:rPr>
                <w:sz w:val="22"/>
                <w:szCs w:val="22"/>
              </w:rPr>
            </w:pPr>
            <w:r w:rsidDel="00000000" w:rsidR="00000000" w:rsidRPr="00000000">
              <w:rPr>
                <w:sz w:val="18"/>
                <w:szCs w:val="18"/>
                <w:rtl w:val="0"/>
              </w:rPr>
              <w:t xml:space="preserve">Công cụ lập trình AI (Cursor Pro, GitHub Copilot) – 5 tháng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8E">
            <w:pPr>
              <w:spacing w:after="0" w:line="240" w:lineRule="auto"/>
              <w:ind w:firstLine="0"/>
              <w:jc w:val="right"/>
              <w:rPr>
                <w:sz w:val="22"/>
                <w:szCs w:val="22"/>
              </w:rPr>
            </w:pPr>
            <w:r w:rsidDel="00000000" w:rsidR="00000000" w:rsidRPr="00000000">
              <w:rPr>
                <w:sz w:val="18"/>
                <w:szCs w:val="18"/>
                <w:rtl w:val="0"/>
              </w:rPr>
              <w:t xml:space="preserve">12.000.000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8F">
            <w:pPr>
              <w:spacing w:after="0" w:line="240" w:lineRule="auto"/>
              <w:ind w:firstLine="0"/>
              <w:jc w:val="left"/>
              <w:rPr>
                <w:sz w:val="22"/>
                <w:szCs w:val="22"/>
              </w:rPr>
            </w:pPr>
            <w:r w:rsidDel="00000000" w:rsidR="00000000" w:rsidRPr="00000000">
              <w:rPr>
                <w:sz w:val="18"/>
                <w:szCs w:val="18"/>
                <w:rtl w:val="0"/>
              </w:rPr>
              <w:t xml:space="preserve">Hạ tầng Azure Cloud ngoài Sandbox (DB staging, domain)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90">
            <w:pPr>
              <w:spacing w:after="0" w:line="240" w:lineRule="auto"/>
              <w:ind w:firstLine="0"/>
              <w:jc w:val="right"/>
              <w:rPr>
                <w:sz w:val="22"/>
                <w:szCs w:val="22"/>
              </w:rPr>
            </w:pPr>
            <w:r w:rsidDel="00000000" w:rsidR="00000000" w:rsidRPr="00000000">
              <w:rPr>
                <w:sz w:val="18"/>
                <w:szCs w:val="18"/>
                <w:rtl w:val="0"/>
              </w:rPr>
              <w:t xml:space="preserve">8.000.000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91">
            <w:pPr>
              <w:spacing w:after="0" w:line="240" w:lineRule="auto"/>
              <w:ind w:firstLine="0"/>
              <w:jc w:val="left"/>
              <w:rPr>
                <w:sz w:val="22"/>
                <w:szCs w:val="22"/>
              </w:rPr>
            </w:pPr>
            <w:r w:rsidDel="00000000" w:rsidR="00000000" w:rsidRPr="00000000">
              <w:rPr>
                <w:sz w:val="18"/>
                <w:szCs w:val="18"/>
                <w:rtl w:val="0"/>
              </w:rPr>
              <w:t xml:space="preserve">Chi phí quản lý, in ấn, tài liệu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92">
            <w:pPr>
              <w:spacing w:after="0" w:line="240" w:lineRule="auto"/>
              <w:ind w:firstLine="0"/>
              <w:jc w:val="right"/>
              <w:rPr>
                <w:sz w:val="22"/>
                <w:szCs w:val="22"/>
              </w:rPr>
            </w:pPr>
            <w:r w:rsidDel="00000000" w:rsidR="00000000" w:rsidRPr="00000000">
              <w:rPr>
                <w:sz w:val="18"/>
                <w:szCs w:val="18"/>
                <w:rtl w:val="0"/>
              </w:rPr>
              <w:t xml:space="preserve">5.000.000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93">
            <w:pPr>
              <w:spacing w:after="0" w:line="240" w:lineRule="auto"/>
              <w:ind w:firstLine="0"/>
              <w:jc w:val="left"/>
              <w:rPr>
                <w:sz w:val="22"/>
                <w:szCs w:val="22"/>
              </w:rPr>
            </w:pPr>
            <w:r w:rsidDel="00000000" w:rsidR="00000000" w:rsidRPr="00000000">
              <w:rPr>
                <w:sz w:val="18"/>
                <w:szCs w:val="18"/>
                <w:rtl w:val="0"/>
              </w:rPr>
              <w:t xml:space="preserve">Chi phí cơ hội 3 kỹ sư bán thời gian (20 ngày × 3 người)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94">
            <w:pPr>
              <w:spacing w:after="0" w:line="240" w:lineRule="auto"/>
              <w:ind w:firstLine="0"/>
              <w:jc w:val="right"/>
              <w:rPr>
                <w:sz w:val="22"/>
                <w:szCs w:val="22"/>
              </w:rPr>
            </w:pPr>
            <w:r w:rsidDel="00000000" w:rsidR="00000000" w:rsidRPr="00000000">
              <w:rPr>
                <w:sz w:val="18"/>
                <w:szCs w:val="18"/>
                <w:rtl w:val="0"/>
              </w:rPr>
              <w:t xml:space="preserve">42.000.000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795">
            <w:pPr>
              <w:spacing w:after="0" w:line="240" w:lineRule="auto"/>
              <w:ind w:firstLine="0"/>
              <w:jc w:val="left"/>
              <w:rPr>
                <w:sz w:val="22"/>
                <w:szCs w:val="22"/>
              </w:rPr>
            </w:pPr>
            <w:r w:rsidDel="00000000" w:rsidR="00000000" w:rsidRPr="00000000">
              <w:rPr>
                <w:b w:val="1"/>
                <w:bCs w:val="1"/>
                <w:sz w:val="18"/>
                <w:szCs w:val="18"/>
                <w:rtl w:val="0"/>
              </w:rPr>
              <w:t xml:space="preserve">TỔNG NGÂN SÁCH THỰC THI (ước tính)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796">
            <w:pPr>
              <w:spacing w:after="0" w:line="240" w:lineRule="auto"/>
              <w:ind w:firstLine="0"/>
              <w:jc w:val="right"/>
              <w:rPr>
                <w:sz w:val="22"/>
                <w:szCs w:val="22"/>
              </w:rPr>
            </w:pPr>
            <w:r w:rsidDel="00000000" w:rsidR="00000000" w:rsidRPr="00000000">
              <w:rPr>
                <w:b w:val="1"/>
                <w:bCs w:val="1"/>
                <w:sz w:val="18"/>
                <w:szCs w:val="18"/>
                <w:rtl w:val="0"/>
              </w:rPr>
              <w:t xml:space="preserve">~85.000.000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797">
            <w:pPr>
              <w:spacing w:after="0" w:line="240" w:lineRule="auto"/>
              <w:ind w:firstLine="0"/>
              <w:jc w:val="left"/>
              <w:rPr>
                <w:sz w:val="22"/>
                <w:szCs w:val="22"/>
              </w:rPr>
            </w:pPr>
            <w:r w:rsidDel="00000000" w:rsidR="00000000" w:rsidRPr="00000000">
              <w:rPr>
                <w:b w:val="1"/>
                <w:bCs w:val="1"/>
                <w:sz w:val="18"/>
                <w:szCs w:val="18"/>
                <w:rtl w:val="0"/>
              </w:rPr>
              <w:t xml:space="preserve">Ngân sách phê duyệt (bao gồm dự phòng)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798">
            <w:pPr>
              <w:spacing w:after="0" w:line="240" w:lineRule="auto"/>
              <w:ind w:firstLine="0"/>
              <w:jc w:val="right"/>
              <w:rPr>
                <w:sz w:val="22"/>
                <w:szCs w:val="22"/>
              </w:rPr>
            </w:pPr>
            <w:r w:rsidDel="00000000" w:rsidR="00000000" w:rsidRPr="00000000">
              <w:rPr>
                <w:b w:val="1"/>
                <w:bCs w:val="1"/>
                <w:sz w:val="18"/>
                <w:szCs w:val="18"/>
                <w:rtl w:val="0"/>
              </w:rPr>
              <w:t xml:space="preserve">100.000.000</w:t>
            </w:r>
            <w:r w:rsidDel="00000000" w:rsidR="00000000" w:rsidRPr="00000000">
              <w:rPr>
                <w:rtl w:val="0"/>
              </w:rPr>
            </w:r>
          </w:p>
        </w:tc>
      </w:tr>
    </w:tbl>
    <w:p w:rsidR="00000000" w:rsidDel="00000000" w:rsidP="00000000" w:rsidRDefault="00000000" w:rsidRPr="00000000" w14:paraId="00000799">
      <w:pPr>
        <w:spacing w:after="0" w:before="120" w:line="240" w:lineRule="auto"/>
        <w:ind w:firstLine="0"/>
        <w:jc w:val="left"/>
        <w:rPr>
          <w:sz w:val="22"/>
          <w:szCs w:val="22"/>
        </w:rPr>
      </w:pPr>
      <w:r w:rsidDel="00000000" w:rsidR="00000000" w:rsidRPr="00000000">
        <w:rPr>
          <w:rtl w:val="0"/>
        </w:rPr>
      </w:r>
    </w:p>
    <w:p w:rsidR="00000000" w:rsidDel="00000000" w:rsidP="00000000" w:rsidRDefault="00000000" w:rsidRPr="00000000" w14:paraId="0000079A">
      <w:pPr>
        <w:spacing w:after="100" w:before="100" w:line="360" w:lineRule="auto"/>
        <w:ind w:firstLine="0"/>
        <w:rPr>
          <w:sz w:val="22"/>
          <w:szCs w:val="22"/>
        </w:rPr>
      </w:pPr>
      <w:r w:rsidDel="00000000" w:rsidR="00000000" w:rsidRPr="00000000">
        <w:rPr>
          <w:sz w:val="22"/>
          <w:szCs w:val="22"/>
          <w:rtl w:val="0"/>
        </w:rPr>
        <w:t xml:space="preserve">Như vậy, với ngân sách phê duyệt 100.000.000 đồng, dự án TeamsWork đạt được hệ thống có giá trị định mức thị trường </w:t>
      </w:r>
      <w:r w:rsidDel="00000000" w:rsidR="00000000" w:rsidRPr="00000000">
        <w:rPr>
          <w:b w:val="1"/>
          <w:bCs w:val="1"/>
          <w:sz w:val="22"/>
          <w:szCs w:val="22"/>
          <w:rtl w:val="0"/>
        </w:rPr>
        <w:t xml:space="preserve">1,654 tỷ đồng</w:t>
      </w:r>
      <w:r w:rsidDel="00000000" w:rsidR="00000000" w:rsidRPr="00000000">
        <w:rPr>
          <w:sz w:val="22"/>
          <w:szCs w:val="22"/>
          <w:rtl w:val="0"/>
        </w:rPr>
        <w:t xml:space="preserve"> – tương đương tỷ lệ hiệu quả chi phí </w:t>
      </w:r>
      <w:r w:rsidDel="00000000" w:rsidR="00000000" w:rsidRPr="00000000">
        <w:rPr>
          <w:b w:val="1"/>
          <w:bCs w:val="1"/>
          <w:sz w:val="22"/>
          <w:szCs w:val="22"/>
          <w:rtl w:val="0"/>
        </w:rPr>
        <w:t xml:space="preserve">16,5:1</w:t>
      </w:r>
      <w:r w:rsidDel="00000000" w:rsidR="00000000" w:rsidRPr="00000000">
        <w:rPr>
          <w:sz w:val="22"/>
          <w:szCs w:val="22"/>
          <w:rtl w:val="0"/>
        </w:rPr>
        <w:t xml:space="preserve">. Đây là kết quả trực tiếp từ việc ứng dụng công nghệ AI Agents vào quy trình phát triển phần mềm, phù hợp với định hướng chuyển đổi số và tối ưu hóa nguồn lực của đơn vị.</w:t>
      </w:r>
    </w:p>
    <w:p w:rsidR="00000000" w:rsidDel="00000000" w:rsidP="00000000" w:rsidRDefault="00000000" w:rsidRPr="00000000" w14:paraId="0000079B">
      <w:pPr>
        <w:pStyle w:val="Heading1"/>
        <w:keepNext w:val="0"/>
        <w:keepLines w:val="0"/>
        <w:spacing w:after="180" w:before="360" w:line="240" w:lineRule="auto"/>
        <w:ind w:firstLine="0"/>
        <w:jc w:val="left"/>
        <w:rPr>
          <w:b w:val="1"/>
          <w:bCs w:val="1"/>
          <w:color w:val="1f4e79"/>
          <w:sz w:val="28"/>
          <w:szCs w:val="28"/>
        </w:rPr>
      </w:pPr>
      <w:r w:rsidDel="00000000" w:rsidR="00000000" w:rsidRPr="00000000">
        <w:rPr>
          <w:b w:val="1"/>
          <w:bCs w:val="1"/>
          <w:color w:val="1f4e79"/>
          <w:sz w:val="28"/>
          <w:szCs w:val="28"/>
          <w:rtl w:val="0"/>
        </w:rPr>
        <w:t xml:space="preserve">II. TIẾN ĐỘ TRIỂN KHAI</w:t>
      </w:r>
    </w:p>
    <w:p w:rsidR="00000000" w:rsidDel="00000000" w:rsidP="00000000" w:rsidRDefault="00000000" w:rsidRPr="00000000" w14:paraId="0000079C">
      <w:pPr>
        <w:spacing w:after="60" w:before="60" w:line="360" w:lineRule="auto"/>
        <w:ind w:firstLine="0"/>
        <w:rPr>
          <w:sz w:val="22"/>
          <w:szCs w:val="22"/>
        </w:rPr>
      </w:pPr>
      <w:r w:rsidDel="00000000" w:rsidR="00000000" w:rsidRPr="00000000">
        <w:rPr>
          <w:sz w:val="22"/>
          <w:szCs w:val="22"/>
          <w:rtl w:val="0"/>
        </w:rPr>
        <w:t xml:space="preserve">Dự án TeamsWork được triển khai theo mô hình Scrum kết hợp Hybrid AI-Human, chia làm 2 Phase với tổng cộng 8 Sprint. Với sự hỗ trợ của 15 AI Agents hoạt động 24/7, tiến độ phát triển được tối ưu đáng kể so với mô hình truyền thống.</w:t>
      </w:r>
    </w:p>
    <w:p w:rsidR="00000000" w:rsidDel="00000000" w:rsidP="00000000" w:rsidRDefault="00000000" w:rsidRPr="00000000" w14:paraId="0000079D">
      <w:pPr>
        <w:spacing w:after="0" w:before="100" w:line="240" w:lineRule="auto"/>
        <w:ind w:firstLine="0"/>
        <w:jc w:val="left"/>
        <w:rPr>
          <w:sz w:val="22"/>
          <w:szCs w:val="22"/>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300"/>
        <w:gridCol w:w="3160"/>
        <w:gridCol w:w="4200"/>
        <w:tblGridChange w:id="0">
          <w:tblGrid>
            <w:gridCol w:w="700"/>
            <w:gridCol w:w="1300"/>
            <w:gridCol w:w="3160"/>
            <w:gridCol w:w="4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9E">
            <w:pPr>
              <w:spacing w:after="0" w:line="240" w:lineRule="auto"/>
              <w:ind w:firstLine="0"/>
              <w:jc w:val="center"/>
              <w:rPr>
                <w:sz w:val="22"/>
                <w:szCs w:val="22"/>
              </w:rPr>
            </w:pPr>
            <w:r w:rsidDel="00000000" w:rsidR="00000000" w:rsidRPr="00000000">
              <w:rPr>
                <w:b w:val="1"/>
                <w:bCs w:val="1"/>
                <w:color w:val="ffffff"/>
                <w:sz w:val="18"/>
                <w:szCs w:val="18"/>
                <w:rtl w:val="0"/>
              </w:rPr>
              <w:t xml:space="preserve">Sprint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9F">
            <w:pPr>
              <w:spacing w:after="0" w:line="240" w:lineRule="auto"/>
              <w:ind w:firstLine="0"/>
              <w:jc w:val="center"/>
              <w:rPr>
                <w:sz w:val="22"/>
                <w:szCs w:val="22"/>
              </w:rPr>
            </w:pPr>
            <w:r w:rsidDel="00000000" w:rsidR="00000000" w:rsidRPr="00000000">
              <w:rPr>
                <w:b w:val="1"/>
                <w:bCs w:val="1"/>
                <w:color w:val="ffffff"/>
                <w:sz w:val="18"/>
                <w:szCs w:val="18"/>
                <w:rtl w:val="0"/>
              </w:rPr>
              <w:t xml:space="preserve">Thời gian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A0">
            <w:pPr>
              <w:spacing w:after="0" w:line="240" w:lineRule="auto"/>
              <w:ind w:firstLine="0"/>
              <w:jc w:val="center"/>
              <w:rPr>
                <w:sz w:val="22"/>
                <w:szCs w:val="22"/>
              </w:rPr>
            </w:pPr>
            <w:r w:rsidDel="00000000" w:rsidR="00000000" w:rsidRPr="00000000">
              <w:rPr>
                <w:b w:val="1"/>
                <w:bCs w:val="1"/>
                <w:color w:val="ffffff"/>
                <w:sz w:val="18"/>
                <w:szCs w:val="18"/>
                <w:rtl w:val="0"/>
              </w:rPr>
              <w:t xml:space="preserve">Nội dung trọng tâm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A1">
            <w:pPr>
              <w:spacing w:after="0" w:line="240" w:lineRule="auto"/>
              <w:ind w:firstLine="0"/>
              <w:jc w:val="center"/>
              <w:rPr>
                <w:sz w:val="22"/>
                <w:szCs w:val="22"/>
              </w:rPr>
            </w:pPr>
            <w:r w:rsidDel="00000000" w:rsidR="00000000" w:rsidRPr="00000000">
              <w:rPr>
                <w:b w:val="1"/>
                <w:bCs w:val="1"/>
                <w:color w:val="ffffff"/>
                <w:sz w:val="18"/>
                <w:szCs w:val="18"/>
                <w:rtl w:val="0"/>
              </w:rPr>
              <w:t xml:space="preserve">Sản phẩm bàn giao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A2">
            <w:pPr>
              <w:spacing w:after="0" w:line="240" w:lineRule="auto"/>
              <w:ind w:firstLine="0"/>
              <w:jc w:val="center"/>
              <w:rPr>
                <w:sz w:val="22"/>
                <w:szCs w:val="22"/>
              </w:rPr>
            </w:pPr>
            <w:r w:rsidDel="00000000" w:rsidR="00000000" w:rsidRPr="00000000">
              <w:rPr>
                <w:b w:val="1"/>
                <w:bCs w:val="1"/>
                <w:sz w:val="18"/>
                <w:szCs w:val="18"/>
                <w:rtl w:val="0"/>
              </w:rPr>
              <w:t xml:space="preserve">S1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A3">
            <w:pPr>
              <w:spacing w:after="0" w:line="240" w:lineRule="auto"/>
              <w:ind w:firstLine="0"/>
              <w:jc w:val="center"/>
              <w:rPr>
                <w:sz w:val="22"/>
                <w:szCs w:val="22"/>
              </w:rPr>
            </w:pPr>
            <w:r w:rsidDel="00000000" w:rsidR="00000000" w:rsidRPr="00000000">
              <w:rPr>
                <w:sz w:val="18"/>
                <w:szCs w:val="18"/>
                <w:rtl w:val="0"/>
              </w:rPr>
              <w:t xml:space="preserve">Tuần 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A4">
            <w:pPr>
              <w:spacing w:after="0" w:line="240" w:lineRule="auto"/>
              <w:ind w:firstLine="0"/>
              <w:jc w:val="left"/>
              <w:rPr>
                <w:sz w:val="22"/>
                <w:szCs w:val="22"/>
              </w:rPr>
            </w:pPr>
            <w:r w:rsidDel="00000000" w:rsidR="00000000" w:rsidRPr="00000000">
              <w:rPr>
                <w:sz w:val="18"/>
                <w:szCs w:val="18"/>
                <w:rtl w:val="0"/>
              </w:rPr>
              <w:t xml:space="preserve">Thiết lập hạ tầng Azure, SSO Microsoft 365, Kanban board cơ bản, tích hợp Teams Tab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A5">
            <w:pPr>
              <w:spacing w:after="0" w:line="240" w:lineRule="auto"/>
              <w:ind w:firstLine="0"/>
              <w:jc w:val="left"/>
              <w:rPr>
                <w:sz w:val="22"/>
                <w:szCs w:val="22"/>
              </w:rPr>
            </w:pPr>
            <w:r w:rsidDel="00000000" w:rsidR="00000000" w:rsidRPr="00000000">
              <w:rPr>
                <w:sz w:val="18"/>
                <w:szCs w:val="18"/>
                <w:rtl w:val="0"/>
              </w:rPr>
              <w:t xml:space="preserve">Môi trường dev, SSO hoạt động, Board hiển thị trong Teams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A6">
            <w:pPr>
              <w:spacing w:after="0" w:line="240" w:lineRule="auto"/>
              <w:ind w:firstLine="0"/>
              <w:jc w:val="center"/>
              <w:rPr>
                <w:sz w:val="22"/>
                <w:szCs w:val="22"/>
              </w:rPr>
            </w:pPr>
            <w:r w:rsidDel="00000000" w:rsidR="00000000" w:rsidRPr="00000000">
              <w:rPr>
                <w:b w:val="1"/>
                <w:bCs w:val="1"/>
                <w:sz w:val="18"/>
                <w:szCs w:val="18"/>
                <w:rtl w:val="0"/>
              </w:rPr>
              <w:t xml:space="preserve">S2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A7">
            <w:pPr>
              <w:spacing w:after="0" w:line="240" w:lineRule="auto"/>
              <w:ind w:firstLine="0"/>
              <w:jc w:val="center"/>
              <w:rPr>
                <w:sz w:val="22"/>
                <w:szCs w:val="22"/>
              </w:rPr>
            </w:pPr>
            <w:r w:rsidDel="00000000" w:rsidR="00000000" w:rsidRPr="00000000">
              <w:rPr>
                <w:sz w:val="18"/>
                <w:szCs w:val="18"/>
                <w:rtl w:val="0"/>
              </w:rPr>
              <w:t xml:space="preserve">Tuần 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A8">
            <w:pPr>
              <w:spacing w:after="0" w:line="240" w:lineRule="auto"/>
              <w:ind w:firstLine="0"/>
              <w:jc w:val="left"/>
              <w:rPr>
                <w:sz w:val="22"/>
                <w:szCs w:val="22"/>
              </w:rPr>
            </w:pPr>
            <w:r w:rsidDel="00000000" w:rsidR="00000000" w:rsidRPr="00000000">
              <w:rPr>
                <w:sz w:val="18"/>
                <w:szCs w:val="18"/>
                <w:rtl w:val="0"/>
              </w:rPr>
              <w:t xml:space="preserve">Task Management nâng cao, KPI Core (cấu hình, tính điểm tự động), Bot nhắc việc cơ bản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A9">
            <w:pPr>
              <w:spacing w:after="0" w:line="240" w:lineRule="auto"/>
              <w:ind w:firstLine="0"/>
              <w:jc w:val="left"/>
              <w:rPr>
                <w:sz w:val="22"/>
                <w:szCs w:val="22"/>
              </w:rPr>
            </w:pPr>
            <w:r w:rsidDel="00000000" w:rsidR="00000000" w:rsidRPr="00000000">
              <w:rPr>
                <w:sz w:val="18"/>
                <w:szCs w:val="18"/>
                <w:rtl w:val="0"/>
              </w:rPr>
              <w:t xml:space="preserve">CRUD task hoàn chỉnh, KPI tự động cộng/trừ theo deadline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AA">
            <w:pPr>
              <w:spacing w:after="0" w:line="240" w:lineRule="auto"/>
              <w:ind w:firstLine="0"/>
              <w:jc w:val="center"/>
              <w:rPr>
                <w:sz w:val="22"/>
                <w:szCs w:val="22"/>
              </w:rPr>
            </w:pPr>
            <w:r w:rsidDel="00000000" w:rsidR="00000000" w:rsidRPr="00000000">
              <w:rPr>
                <w:b w:val="1"/>
                <w:bCs w:val="1"/>
                <w:sz w:val="18"/>
                <w:szCs w:val="18"/>
                <w:rtl w:val="0"/>
              </w:rPr>
              <w:t xml:space="preserve">S3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AB">
            <w:pPr>
              <w:spacing w:after="0" w:line="240" w:lineRule="auto"/>
              <w:ind w:firstLine="0"/>
              <w:jc w:val="center"/>
              <w:rPr>
                <w:sz w:val="22"/>
                <w:szCs w:val="22"/>
              </w:rPr>
            </w:pPr>
            <w:r w:rsidDel="00000000" w:rsidR="00000000" w:rsidRPr="00000000">
              <w:rPr>
                <w:sz w:val="18"/>
                <w:szCs w:val="18"/>
                <w:rtl w:val="0"/>
              </w:rPr>
              <w:t xml:space="preserve">Tuần 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AC">
            <w:pPr>
              <w:spacing w:after="0" w:line="240" w:lineRule="auto"/>
              <w:ind w:firstLine="0"/>
              <w:jc w:val="left"/>
              <w:rPr>
                <w:sz w:val="22"/>
                <w:szCs w:val="22"/>
              </w:rPr>
            </w:pPr>
            <w:r w:rsidDel="00000000" w:rsidR="00000000" w:rsidRPr="00000000">
              <w:rPr>
                <w:sz w:val="18"/>
                <w:szCs w:val="18"/>
                <w:rtl w:val="0"/>
              </w:rPr>
              <w:t xml:space="preserve">Dashboard báo cáo, KPI nâng cao (ngoại lệ, human-in-the-loop), quản lý project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AD">
            <w:pPr>
              <w:spacing w:after="0" w:line="240" w:lineRule="auto"/>
              <w:ind w:firstLine="0"/>
              <w:jc w:val="left"/>
              <w:rPr>
                <w:sz w:val="22"/>
                <w:szCs w:val="22"/>
              </w:rPr>
            </w:pPr>
            <w:r w:rsidDel="00000000" w:rsidR="00000000" w:rsidRPr="00000000">
              <w:rPr>
                <w:sz w:val="18"/>
                <w:szCs w:val="18"/>
                <w:rtl w:val="0"/>
              </w:rPr>
              <w:t xml:space="preserve">Dashboard realtime, xuất Excel/PDF, phân quyền theo phòng ban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AE">
            <w:pPr>
              <w:spacing w:after="0" w:line="240" w:lineRule="auto"/>
              <w:ind w:firstLine="0"/>
              <w:jc w:val="center"/>
              <w:rPr>
                <w:sz w:val="22"/>
                <w:szCs w:val="22"/>
              </w:rPr>
            </w:pPr>
            <w:r w:rsidDel="00000000" w:rsidR="00000000" w:rsidRPr="00000000">
              <w:rPr>
                <w:b w:val="1"/>
                <w:bCs w:val="1"/>
                <w:sz w:val="18"/>
                <w:szCs w:val="18"/>
                <w:rtl w:val="0"/>
              </w:rPr>
              <w:t xml:space="preserve">S4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AF">
            <w:pPr>
              <w:spacing w:after="0" w:line="240" w:lineRule="auto"/>
              <w:ind w:firstLine="0"/>
              <w:jc w:val="center"/>
              <w:rPr>
                <w:sz w:val="22"/>
                <w:szCs w:val="22"/>
              </w:rPr>
            </w:pPr>
            <w:r w:rsidDel="00000000" w:rsidR="00000000" w:rsidRPr="00000000">
              <w:rPr>
                <w:sz w:val="18"/>
                <w:szCs w:val="18"/>
                <w:rtl w:val="0"/>
              </w:rPr>
              <w:t xml:space="preserve">Tuần 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B0">
            <w:pPr>
              <w:spacing w:after="0" w:line="240" w:lineRule="auto"/>
              <w:ind w:firstLine="0"/>
              <w:jc w:val="left"/>
              <w:rPr>
                <w:sz w:val="22"/>
                <w:szCs w:val="22"/>
              </w:rPr>
            </w:pPr>
            <w:r w:rsidDel="00000000" w:rsidR="00000000" w:rsidRPr="00000000">
              <w:rPr>
                <w:sz w:val="18"/>
                <w:szCs w:val="18"/>
                <w:rtl w:val="0"/>
              </w:rPr>
              <w:t xml:space="preserve">Admin Panel, UX polish, kiểm thử toàn diện, UAT, demo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B1">
            <w:pPr>
              <w:spacing w:after="0" w:line="240" w:lineRule="auto"/>
              <w:ind w:firstLine="0"/>
              <w:jc w:val="left"/>
              <w:rPr>
                <w:sz w:val="22"/>
                <w:szCs w:val="22"/>
              </w:rPr>
            </w:pPr>
            <w:r w:rsidDel="00000000" w:rsidR="00000000" w:rsidRPr="00000000">
              <w:rPr>
                <w:sz w:val="18"/>
                <w:szCs w:val="18"/>
                <w:rtl w:val="0"/>
              </w:rPr>
              <w:t xml:space="preserve">Hệ thống hoàn chỉnh Phase 1, báo cáo kiểm thử, tài liệu bàn giao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B2">
            <w:pPr>
              <w:spacing w:after="0" w:line="240" w:lineRule="auto"/>
              <w:ind w:firstLine="0"/>
              <w:jc w:val="center"/>
              <w:rPr>
                <w:sz w:val="22"/>
                <w:szCs w:val="22"/>
              </w:rPr>
            </w:pPr>
            <w:r w:rsidDel="00000000" w:rsidR="00000000" w:rsidRPr="00000000">
              <w:rPr>
                <w:b w:val="1"/>
                <w:bCs w:val="1"/>
                <w:sz w:val="18"/>
                <w:szCs w:val="18"/>
                <w:rtl w:val="0"/>
              </w:rPr>
              <w:t xml:space="preserve">S5–S8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B3">
            <w:pPr>
              <w:spacing w:after="0" w:line="240" w:lineRule="auto"/>
              <w:ind w:firstLine="0"/>
              <w:jc w:val="center"/>
              <w:rPr>
                <w:sz w:val="22"/>
                <w:szCs w:val="22"/>
              </w:rPr>
            </w:pPr>
            <w:r w:rsidDel="00000000" w:rsidR="00000000" w:rsidRPr="00000000">
              <w:rPr>
                <w:sz w:val="18"/>
                <w:szCs w:val="18"/>
                <w:rtl w:val="0"/>
              </w:rPr>
              <w:t xml:space="preserve">Sau Phase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B4">
            <w:pPr>
              <w:spacing w:after="0" w:line="240" w:lineRule="auto"/>
              <w:ind w:firstLine="0"/>
              <w:jc w:val="left"/>
              <w:rPr>
                <w:sz w:val="22"/>
                <w:szCs w:val="22"/>
              </w:rPr>
            </w:pPr>
            <w:r w:rsidDel="00000000" w:rsidR="00000000" w:rsidRPr="00000000">
              <w:rPr>
                <w:sz w:val="18"/>
                <w:szCs w:val="18"/>
                <w:rtl w:val="0"/>
              </w:rPr>
              <w:t xml:space="preserve">KPI nâng cao, API public, Mobile, Power BI, bảo mật nâng cao, GA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B5">
            <w:pPr>
              <w:spacing w:after="0" w:line="240" w:lineRule="auto"/>
              <w:ind w:firstLine="0"/>
              <w:jc w:val="left"/>
              <w:rPr>
                <w:sz w:val="22"/>
                <w:szCs w:val="22"/>
              </w:rPr>
            </w:pPr>
            <w:r w:rsidDel="00000000" w:rsidR="00000000" w:rsidRPr="00000000">
              <w:rPr>
                <w:sz w:val="18"/>
                <w:szCs w:val="18"/>
                <w:rtl w:val="0"/>
              </w:rPr>
              <w:t xml:space="preserve">Phase 2 – Hệ thống mở rộng (theo lộ trình phát triển tiếp theo)</w:t>
            </w:r>
            <w:r w:rsidDel="00000000" w:rsidR="00000000" w:rsidRPr="00000000">
              <w:rPr>
                <w:rtl w:val="0"/>
              </w:rPr>
            </w:r>
          </w:p>
        </w:tc>
      </w:tr>
    </w:tbl>
    <w:p w:rsidR="00000000" w:rsidDel="00000000" w:rsidP="00000000" w:rsidRDefault="00000000" w:rsidRPr="00000000" w14:paraId="000007B6">
      <w:pPr>
        <w:spacing w:after="0" w:before="120" w:line="240" w:lineRule="auto"/>
        <w:ind w:firstLine="0"/>
        <w:jc w:val="left"/>
        <w:rPr>
          <w:sz w:val="22"/>
          <w:szCs w:val="22"/>
        </w:rPr>
      </w:pPr>
      <w:r w:rsidDel="00000000" w:rsidR="00000000" w:rsidRPr="00000000">
        <w:rPr>
          <w:rtl w:val="0"/>
        </w:rPr>
      </w:r>
    </w:p>
    <w:p w:rsidR="00000000" w:rsidDel="00000000" w:rsidP="00000000" w:rsidRDefault="00000000" w:rsidRPr="00000000" w14:paraId="000007B7">
      <w:pPr>
        <w:spacing w:after="60" w:before="60" w:line="360" w:lineRule="auto"/>
        <w:ind w:firstLine="0"/>
        <w:rPr>
          <w:sz w:val="22"/>
          <w:szCs w:val="22"/>
        </w:rPr>
      </w:pPr>
      <w:r w:rsidDel="00000000" w:rsidR="00000000" w:rsidRPr="00000000">
        <w:rPr>
          <w:sz w:val="22"/>
          <w:szCs w:val="22"/>
          <w:rtl w:val="0"/>
        </w:rPr>
        <w:t xml:space="preserve">Tổng thời gian thực hiện Phase 1 (MVP): 8 tuần. Mốc quan trọng bao gồm: hoàn thành SSO và Kanban trong 2 tuần đầu; hệ thống KPI tự động hoạt động vào cuối tuần thứ 4; demo đầy đủ và nghiệm thu nội bộ vào cuối tuần thứ 8.</w:t>
      </w:r>
    </w:p>
    <w:p w:rsidR="00000000" w:rsidDel="00000000" w:rsidP="00000000" w:rsidRDefault="00000000" w:rsidRPr="00000000" w14:paraId="000007B8">
      <w:pPr>
        <w:spacing w:after="60" w:before="60" w:line="360" w:lineRule="auto"/>
        <w:ind w:firstLine="0"/>
        <w:rPr>
          <w:sz w:val="22"/>
          <w:szCs w:val="22"/>
        </w:rPr>
      </w:pPr>
      <w:r w:rsidDel="00000000" w:rsidR="00000000" w:rsidRPr="00000000">
        <w:rPr>
          <w:sz w:val="22"/>
          <w:szCs w:val="22"/>
          <w:rtl w:val="0"/>
        </w:rPr>
        <w:t xml:space="preserve">Nhờ mô hình Hybrid AI-Human, các tác vụ lập trình lặp lại (sinh CRUD, viết test case, tạo mock data) được AI Agents xử lý song song, giúp 3 kỹ sư chủ chốt tập trung vào kiến trúc, kiểm soát chất lượng và điều phối nghiệp vụ, đảm bảo tiến độ 8 tuần là hoàn toàn khả thi.</w:t>
      </w:r>
    </w:p>
    <w:p w:rsidR="00000000" w:rsidDel="00000000" w:rsidP="00000000" w:rsidRDefault="00000000" w:rsidRPr="00000000" w14:paraId="000007B9">
      <w:pPr>
        <w:pStyle w:val="Heading1"/>
        <w:keepNext w:val="0"/>
        <w:keepLines w:val="0"/>
        <w:spacing w:after="180" w:before="360" w:line="240" w:lineRule="auto"/>
        <w:ind w:firstLine="0"/>
        <w:jc w:val="left"/>
        <w:rPr>
          <w:b w:val="1"/>
          <w:bCs w:val="1"/>
          <w:color w:val="1f4e79"/>
          <w:sz w:val="28"/>
          <w:szCs w:val="28"/>
        </w:rPr>
      </w:pPr>
      <w:r w:rsidDel="00000000" w:rsidR="00000000" w:rsidRPr="00000000">
        <w:rPr>
          <w:b w:val="1"/>
          <w:bCs w:val="1"/>
          <w:color w:val="1f4e79"/>
          <w:sz w:val="28"/>
          <w:szCs w:val="28"/>
          <w:rtl w:val="0"/>
        </w:rPr>
        <w:t xml:space="preserve">III. PHƯƠNG ÁN TỔ CHỨC THỰC HIỆN, VẬN HÀNH, KHAI THÁC</w:t>
      </w:r>
    </w:p>
    <w:p w:rsidR="00000000" w:rsidDel="00000000" w:rsidP="00000000" w:rsidRDefault="00000000" w:rsidRPr="00000000" w14:paraId="000007BA">
      <w:pPr>
        <w:pStyle w:val="Heading2"/>
        <w:keepNext w:val="0"/>
        <w:keepLines w:val="0"/>
        <w:spacing w:after="120" w:before="240" w:line="240" w:lineRule="auto"/>
        <w:ind w:left="0" w:firstLine="0"/>
        <w:rPr>
          <w:b w:val="1"/>
          <w:bCs w:val="1"/>
          <w:color w:val="2e75b6"/>
          <w:sz w:val="24"/>
          <w:szCs w:val="24"/>
        </w:rPr>
      </w:pPr>
      <w:r w:rsidDel="00000000" w:rsidR="00000000" w:rsidRPr="00000000">
        <w:rPr>
          <w:b w:val="1"/>
          <w:bCs w:val="1"/>
          <w:color w:val="2e75b6"/>
          <w:sz w:val="24"/>
          <w:szCs w:val="24"/>
          <w:rtl w:val="0"/>
        </w:rPr>
        <w:t xml:space="preserve">1. Phương án cài đặt, triển khai</w:t>
      </w:r>
    </w:p>
    <w:p w:rsidR="00000000" w:rsidDel="00000000" w:rsidP="00000000" w:rsidRDefault="00000000" w:rsidRPr="00000000" w14:paraId="000007BB">
      <w:pPr>
        <w:spacing w:after="60" w:before="60" w:line="360" w:lineRule="auto"/>
        <w:ind w:firstLine="0"/>
        <w:rPr>
          <w:sz w:val="22"/>
          <w:szCs w:val="22"/>
        </w:rPr>
      </w:pPr>
      <w:r w:rsidDel="00000000" w:rsidR="00000000" w:rsidRPr="00000000">
        <w:rPr>
          <w:sz w:val="22"/>
          <w:szCs w:val="22"/>
          <w:rtl w:val="0"/>
        </w:rPr>
        <w:t xml:space="preserve">Hệ thống TeamsWork được triển khai dưới dạng Microsoft Teams App (Tab Application) nhúng trực tiếp vào môi trường Teams của tổ chức. Quá trình cài đặt gồm 4 bước chính:</w:t>
      </w:r>
    </w:p>
    <w:p w:rsidR="00000000" w:rsidDel="00000000" w:rsidP="00000000" w:rsidRDefault="00000000" w:rsidRPr="00000000" w14:paraId="000007BC">
      <w:pPr>
        <w:numPr>
          <w:ilvl w:val="0"/>
          <w:numId w:val="8"/>
        </w:numPr>
        <w:spacing w:after="0" w:line="360" w:lineRule="auto"/>
        <w:ind w:left="720" w:hanging="360"/>
        <w:jc w:val="left"/>
        <w:rPr>
          <w:sz w:val="22"/>
          <w:szCs w:val="22"/>
        </w:rPr>
      </w:pPr>
      <w:r w:rsidDel="00000000" w:rsidR="00000000" w:rsidRPr="00000000">
        <w:rPr>
          <w:b w:val="1"/>
          <w:bCs w:val="1"/>
          <w:sz w:val="22"/>
          <w:szCs w:val="22"/>
          <w:rtl w:val="0"/>
        </w:rPr>
        <w:t xml:space="preserve">Bước 1 – Chuẩn bị hạ tầng: </w:t>
      </w:r>
      <w:r w:rsidDel="00000000" w:rsidR="00000000" w:rsidRPr="00000000">
        <w:rPr>
          <w:sz w:val="22"/>
          <w:szCs w:val="22"/>
          <w:rtl w:val="0"/>
        </w:rPr>
        <w:t xml:space="preserve">Đăng ký Azure App Registration để cấu hình SSO, thiết lập Azure Key Vault lưu trữ secrets, cấu hình Database Server (PostgreSQL) và Backend API (Node.js/Spring Boot) trên môi trường cloud hoặc server nội bộ của đơn vị.</w:t>
      </w:r>
    </w:p>
    <w:p w:rsidR="00000000" w:rsidDel="00000000" w:rsidP="00000000" w:rsidRDefault="00000000" w:rsidRPr="00000000" w14:paraId="000007BD">
      <w:pPr>
        <w:numPr>
          <w:ilvl w:val="0"/>
          <w:numId w:val="8"/>
        </w:numPr>
        <w:spacing w:after="0" w:line="360" w:lineRule="auto"/>
        <w:ind w:left="720" w:hanging="360"/>
        <w:jc w:val="left"/>
        <w:rPr>
          <w:sz w:val="22"/>
          <w:szCs w:val="22"/>
        </w:rPr>
      </w:pPr>
      <w:r w:rsidDel="00000000" w:rsidR="00000000" w:rsidRPr="00000000">
        <w:rPr>
          <w:b w:val="1"/>
          <w:bCs w:val="1"/>
          <w:sz w:val="22"/>
          <w:szCs w:val="22"/>
          <w:rtl w:val="0"/>
        </w:rPr>
        <w:t xml:space="preserve">Bước 2 – Cấu hình Teams App: </w:t>
      </w:r>
      <w:r w:rsidDel="00000000" w:rsidR="00000000" w:rsidRPr="00000000">
        <w:rPr>
          <w:sz w:val="22"/>
          <w:szCs w:val="22"/>
          <w:rtl w:val="0"/>
        </w:rPr>
        <w:t xml:space="preserve">Tạo App Manifest theo chuẩn Microsoft Teams Toolkit, khai báo các Tab (Personal Tab và Channel Tab), cấu hình Bot endpoint cho dịch vụ nhắc việc, đăng ký App lên Teams Admin Center của tổ chức.</w:t>
      </w:r>
    </w:p>
    <w:p w:rsidR="00000000" w:rsidDel="00000000" w:rsidP="00000000" w:rsidRDefault="00000000" w:rsidRPr="00000000" w14:paraId="000007BE">
      <w:pPr>
        <w:numPr>
          <w:ilvl w:val="0"/>
          <w:numId w:val="8"/>
        </w:numPr>
        <w:spacing w:after="0" w:line="360" w:lineRule="auto"/>
        <w:ind w:left="720" w:hanging="360"/>
        <w:jc w:val="left"/>
        <w:rPr>
          <w:sz w:val="22"/>
          <w:szCs w:val="22"/>
        </w:rPr>
      </w:pPr>
      <w:r w:rsidDel="00000000" w:rsidR="00000000" w:rsidRPr="00000000">
        <w:rPr>
          <w:b w:val="1"/>
          <w:bCs w:val="1"/>
          <w:sz w:val="22"/>
          <w:szCs w:val="22"/>
          <w:rtl w:val="0"/>
        </w:rPr>
        <w:t xml:space="preserve">Bước 3 – Cài đặt cho tổ chức: </w:t>
      </w:r>
      <w:r w:rsidDel="00000000" w:rsidR="00000000" w:rsidRPr="00000000">
        <w:rPr>
          <w:sz w:val="22"/>
          <w:szCs w:val="22"/>
          <w:rtl w:val="0"/>
        </w:rPr>
        <w:t xml:space="preserve">IT Admin phê duyệt App qua Teams Admin Center và cấp quyền cho toàn bộ người dùng trong tenant. Hệ thống tự động đồng bộ danh sách nhân viên từ Azure Active Directory theo lịch hàng ngày.</w:t>
      </w:r>
    </w:p>
    <w:p w:rsidR="00000000" w:rsidDel="00000000" w:rsidP="00000000" w:rsidRDefault="00000000" w:rsidRPr="00000000" w14:paraId="000007BF">
      <w:pPr>
        <w:numPr>
          <w:ilvl w:val="0"/>
          <w:numId w:val="8"/>
        </w:numPr>
        <w:spacing w:after="0" w:line="360" w:lineRule="auto"/>
        <w:ind w:left="720" w:hanging="360"/>
        <w:jc w:val="left"/>
        <w:rPr>
          <w:sz w:val="22"/>
          <w:szCs w:val="22"/>
        </w:rPr>
      </w:pPr>
      <w:r w:rsidDel="00000000" w:rsidR="00000000" w:rsidRPr="00000000">
        <w:rPr>
          <w:b w:val="1"/>
          <w:bCs w:val="1"/>
          <w:sz w:val="22"/>
          <w:szCs w:val="22"/>
          <w:rtl w:val="0"/>
        </w:rPr>
        <w:t xml:space="preserve">Bước 4 – Kiểm tra và chạy thử: </w:t>
      </w:r>
      <w:r w:rsidDel="00000000" w:rsidR="00000000" w:rsidRPr="00000000">
        <w:rPr>
          <w:sz w:val="22"/>
          <w:szCs w:val="22"/>
          <w:rtl w:val="0"/>
        </w:rPr>
        <w:t xml:space="preserve">Thực hiện smoke test các chức năng cốt lõi (đăng nhập SSO, tạo task, tính KPI, Bot gửi thông báo) trước khi bàn giao chính thức cho người dùng.</w:t>
      </w:r>
    </w:p>
    <w:p w:rsidR="00000000" w:rsidDel="00000000" w:rsidP="00000000" w:rsidRDefault="00000000" w:rsidRPr="00000000" w14:paraId="000007C0">
      <w:pPr>
        <w:spacing w:after="60" w:before="60" w:line="360" w:lineRule="auto"/>
        <w:ind w:firstLine="0"/>
        <w:rPr>
          <w:sz w:val="22"/>
          <w:szCs w:val="22"/>
        </w:rPr>
      </w:pPr>
      <w:r w:rsidDel="00000000" w:rsidR="00000000" w:rsidRPr="00000000">
        <w:rPr>
          <w:color w:val="595959"/>
          <w:sz w:val="20"/>
          <w:szCs w:val="20"/>
          <w:rtl w:val="0"/>
        </w:rPr>
        <w:t xml:space="preserve">Yêu cầu hạ tầng tối thiểu: Tổ chức cần có tài khoản Microsoft 365 Business/Enterprise (hoặc tương đương) với quyền Azure AD. Backend có thể triển khai trên Azure Cloud hoặc server nội bộ đáp ứng kết nối internet ổn định.</w:t>
      </w:r>
      <w:r w:rsidDel="00000000" w:rsidR="00000000" w:rsidRPr="00000000">
        <w:rPr>
          <w:rtl w:val="0"/>
        </w:rPr>
      </w:r>
    </w:p>
    <w:p w:rsidR="00000000" w:rsidDel="00000000" w:rsidP="00000000" w:rsidRDefault="00000000" w:rsidRPr="00000000" w14:paraId="000007C1">
      <w:pPr>
        <w:spacing w:after="0" w:before="80" w:line="240" w:lineRule="auto"/>
        <w:ind w:firstLine="0"/>
        <w:jc w:val="left"/>
        <w:rPr>
          <w:sz w:val="22"/>
          <w:szCs w:val="22"/>
        </w:rPr>
      </w:pPr>
      <w:r w:rsidDel="00000000" w:rsidR="00000000" w:rsidRPr="00000000">
        <w:rPr>
          <w:rtl w:val="0"/>
        </w:rPr>
      </w:r>
    </w:p>
    <w:p w:rsidR="00000000" w:rsidDel="00000000" w:rsidP="00000000" w:rsidRDefault="00000000" w:rsidRPr="00000000" w14:paraId="000007C2">
      <w:pPr>
        <w:pStyle w:val="Heading2"/>
        <w:keepNext w:val="0"/>
        <w:keepLines w:val="0"/>
        <w:spacing w:after="120" w:before="240" w:line="240" w:lineRule="auto"/>
        <w:ind w:left="0" w:firstLine="0"/>
        <w:rPr>
          <w:b w:val="1"/>
          <w:bCs w:val="1"/>
          <w:color w:val="2e75b6"/>
          <w:sz w:val="24"/>
          <w:szCs w:val="24"/>
        </w:rPr>
      </w:pPr>
      <w:r w:rsidDel="00000000" w:rsidR="00000000" w:rsidRPr="00000000">
        <w:rPr>
          <w:b w:val="1"/>
          <w:bCs w:val="1"/>
          <w:color w:val="2e75b6"/>
          <w:sz w:val="24"/>
          <w:szCs w:val="24"/>
          <w:rtl w:val="0"/>
        </w:rPr>
        <w:t xml:space="preserve">2. Phương án đào tạo</w:t>
      </w:r>
    </w:p>
    <w:p w:rsidR="00000000" w:rsidDel="00000000" w:rsidP="00000000" w:rsidRDefault="00000000" w:rsidRPr="00000000" w14:paraId="000007C3">
      <w:pPr>
        <w:spacing w:after="60" w:before="60" w:line="360" w:lineRule="auto"/>
        <w:ind w:firstLine="0"/>
        <w:rPr>
          <w:sz w:val="22"/>
          <w:szCs w:val="22"/>
        </w:rPr>
      </w:pPr>
      <w:r w:rsidDel="00000000" w:rsidR="00000000" w:rsidRPr="00000000">
        <w:rPr>
          <w:sz w:val="22"/>
          <w:szCs w:val="22"/>
          <w:rtl w:val="0"/>
        </w:rPr>
        <w:t xml:space="preserve">Đơn vị phát triển tổ chức đào tạo cho 2 nhóm đối tượng người dùng với nội dung và hình thức phù hợp từng nhóm:</w:t>
      </w:r>
    </w:p>
    <w:p w:rsidR="00000000" w:rsidDel="00000000" w:rsidP="00000000" w:rsidRDefault="00000000" w:rsidRPr="00000000" w14:paraId="000007C4">
      <w:pPr>
        <w:spacing w:after="0" w:before="80" w:line="240" w:lineRule="auto"/>
        <w:ind w:firstLine="0"/>
        <w:jc w:val="left"/>
        <w:rPr>
          <w:sz w:val="22"/>
          <w:szCs w:val="22"/>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C5">
            <w:pPr>
              <w:spacing w:after="0" w:line="240" w:lineRule="auto"/>
              <w:ind w:firstLine="0"/>
              <w:jc w:val="center"/>
              <w:rPr>
                <w:sz w:val="22"/>
                <w:szCs w:val="22"/>
              </w:rPr>
            </w:pPr>
            <w:r w:rsidDel="00000000" w:rsidR="00000000" w:rsidRPr="00000000">
              <w:rPr>
                <w:b w:val="1"/>
                <w:bCs w:val="1"/>
                <w:color w:val="ffffff"/>
                <w:sz w:val="18"/>
                <w:szCs w:val="18"/>
                <w:rtl w:val="0"/>
              </w:rPr>
              <w:t xml:space="preserve">Nội dung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C6">
            <w:pPr>
              <w:spacing w:after="0" w:line="240" w:lineRule="auto"/>
              <w:ind w:firstLine="0"/>
              <w:jc w:val="center"/>
              <w:rPr>
                <w:sz w:val="22"/>
                <w:szCs w:val="22"/>
              </w:rPr>
            </w:pPr>
            <w:r w:rsidDel="00000000" w:rsidR="00000000" w:rsidRPr="00000000">
              <w:rPr>
                <w:b w:val="1"/>
                <w:bCs w:val="1"/>
                <w:color w:val="ffffff"/>
                <w:sz w:val="18"/>
                <w:szCs w:val="18"/>
                <w:rtl w:val="0"/>
              </w:rPr>
              <w:t xml:space="preserve">Nhóm 1 – Người dùng cuối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C7">
            <w:pPr>
              <w:spacing w:after="0" w:line="240" w:lineRule="auto"/>
              <w:ind w:firstLine="0"/>
              <w:jc w:val="center"/>
              <w:rPr>
                <w:sz w:val="22"/>
                <w:szCs w:val="22"/>
              </w:rPr>
            </w:pPr>
            <w:r w:rsidDel="00000000" w:rsidR="00000000" w:rsidRPr="00000000">
              <w:rPr>
                <w:b w:val="1"/>
                <w:bCs w:val="1"/>
                <w:color w:val="ffffff"/>
                <w:sz w:val="18"/>
                <w:szCs w:val="18"/>
                <w:rtl w:val="0"/>
              </w:rPr>
              <w:t xml:space="preserve">Nhóm 2 – Quản trị viên &amp; Lãnh đạo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C8">
            <w:pPr>
              <w:spacing w:after="0" w:line="240" w:lineRule="auto"/>
              <w:ind w:firstLine="0"/>
              <w:jc w:val="left"/>
              <w:rPr>
                <w:sz w:val="22"/>
                <w:szCs w:val="22"/>
              </w:rPr>
            </w:pPr>
            <w:r w:rsidDel="00000000" w:rsidR="00000000" w:rsidRPr="00000000">
              <w:rPr>
                <w:b w:val="1"/>
                <w:bCs w:val="1"/>
                <w:sz w:val="18"/>
                <w:szCs w:val="18"/>
                <w:rtl w:val="0"/>
              </w:rPr>
              <w:t xml:space="preserve">Đối tượng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C9">
            <w:pPr>
              <w:spacing w:after="0" w:line="240" w:lineRule="auto"/>
              <w:ind w:firstLine="0"/>
              <w:jc w:val="left"/>
              <w:rPr>
                <w:sz w:val="22"/>
                <w:szCs w:val="22"/>
              </w:rPr>
            </w:pPr>
            <w:r w:rsidDel="00000000" w:rsidR="00000000" w:rsidRPr="00000000">
              <w:rPr>
                <w:sz w:val="18"/>
                <w:szCs w:val="18"/>
                <w:rtl w:val="0"/>
              </w:rPr>
              <w:t xml:space="preserve">Nhân viên, chuyên viên (Staff)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CA">
            <w:pPr>
              <w:spacing w:after="0" w:line="240" w:lineRule="auto"/>
              <w:ind w:firstLine="0"/>
              <w:jc w:val="left"/>
              <w:rPr>
                <w:sz w:val="22"/>
                <w:szCs w:val="22"/>
              </w:rPr>
            </w:pPr>
            <w:r w:rsidDel="00000000" w:rsidR="00000000" w:rsidRPr="00000000">
              <w:rPr>
                <w:sz w:val="18"/>
                <w:szCs w:val="18"/>
                <w:rtl w:val="0"/>
              </w:rPr>
              <w:t xml:space="preserve">IT Admin, Manager, HR, Ban giám đốc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CB">
            <w:pPr>
              <w:spacing w:after="0" w:line="240" w:lineRule="auto"/>
              <w:ind w:firstLine="0"/>
              <w:jc w:val="left"/>
              <w:rPr>
                <w:sz w:val="22"/>
                <w:szCs w:val="22"/>
              </w:rPr>
            </w:pPr>
            <w:r w:rsidDel="00000000" w:rsidR="00000000" w:rsidRPr="00000000">
              <w:rPr>
                <w:b w:val="1"/>
                <w:bCs w:val="1"/>
                <w:sz w:val="18"/>
                <w:szCs w:val="18"/>
                <w:rtl w:val="0"/>
              </w:rPr>
              <w:t xml:space="preserve">Thời lượng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CC">
            <w:pPr>
              <w:spacing w:after="0" w:line="240" w:lineRule="auto"/>
              <w:ind w:firstLine="0"/>
              <w:jc w:val="left"/>
              <w:rPr>
                <w:sz w:val="22"/>
                <w:szCs w:val="22"/>
              </w:rPr>
            </w:pPr>
            <w:r w:rsidDel="00000000" w:rsidR="00000000" w:rsidRPr="00000000">
              <w:rPr>
                <w:sz w:val="18"/>
                <w:szCs w:val="18"/>
                <w:rtl w:val="0"/>
              </w:rPr>
              <w:t xml:space="preserve">0,5 ngày (4 giờ)</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CD">
            <w:pPr>
              <w:spacing w:after="0" w:line="240" w:lineRule="auto"/>
              <w:ind w:firstLine="0"/>
              <w:jc w:val="left"/>
              <w:rPr>
                <w:sz w:val="22"/>
                <w:szCs w:val="22"/>
              </w:rPr>
            </w:pPr>
            <w:r w:rsidDel="00000000" w:rsidR="00000000" w:rsidRPr="00000000">
              <w:rPr>
                <w:sz w:val="18"/>
                <w:szCs w:val="18"/>
                <w:rtl w:val="0"/>
              </w:rPr>
              <w:t xml:space="preserve">1 ngày (8 giờ)</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CE">
            <w:pPr>
              <w:spacing w:after="0" w:line="240" w:lineRule="auto"/>
              <w:ind w:firstLine="0"/>
              <w:jc w:val="left"/>
              <w:rPr>
                <w:sz w:val="22"/>
                <w:szCs w:val="22"/>
              </w:rPr>
            </w:pPr>
            <w:r w:rsidDel="00000000" w:rsidR="00000000" w:rsidRPr="00000000">
              <w:rPr>
                <w:b w:val="1"/>
                <w:bCs w:val="1"/>
                <w:sz w:val="18"/>
                <w:szCs w:val="18"/>
                <w:rtl w:val="0"/>
              </w:rPr>
              <w:t xml:space="preserve">Nội dung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CF">
            <w:pPr>
              <w:spacing w:after="0" w:line="240" w:lineRule="auto"/>
              <w:ind w:firstLine="0"/>
              <w:jc w:val="left"/>
              <w:rPr>
                <w:sz w:val="22"/>
                <w:szCs w:val="22"/>
              </w:rPr>
            </w:pPr>
            <w:r w:rsidDel="00000000" w:rsidR="00000000" w:rsidRPr="00000000">
              <w:rPr>
                <w:sz w:val="18"/>
                <w:szCs w:val="18"/>
                <w:rtl w:val="0"/>
              </w:rPr>
              <w:t xml:space="preserve">Đăng nhập SSO, xem và cập nhật task, kéo thả Kanban, xem KPI cá nhân, nhận thông báo Bot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D0">
            <w:pPr>
              <w:spacing w:after="0" w:line="240" w:lineRule="auto"/>
              <w:ind w:firstLine="0"/>
              <w:jc w:val="left"/>
              <w:rPr>
                <w:sz w:val="22"/>
                <w:szCs w:val="22"/>
              </w:rPr>
            </w:pPr>
            <w:r w:rsidDel="00000000" w:rsidR="00000000" w:rsidRPr="00000000">
              <w:rPr>
                <w:sz w:val="18"/>
                <w:szCs w:val="18"/>
                <w:rtl w:val="0"/>
              </w:rPr>
              <w:t xml:space="preserve">Quản lý người dùng, cấu hình KPI, phân quyền, xem Dashboard, xuất báo cáo, quản trị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D1">
            <w:pPr>
              <w:spacing w:after="0" w:line="240" w:lineRule="auto"/>
              <w:ind w:firstLine="0"/>
              <w:jc w:val="left"/>
              <w:rPr>
                <w:sz w:val="22"/>
                <w:szCs w:val="22"/>
              </w:rPr>
            </w:pPr>
            <w:r w:rsidDel="00000000" w:rsidR="00000000" w:rsidRPr="00000000">
              <w:rPr>
                <w:b w:val="1"/>
                <w:bCs w:val="1"/>
                <w:sz w:val="18"/>
                <w:szCs w:val="18"/>
                <w:rtl w:val="0"/>
              </w:rPr>
              <w:t xml:space="preserve">Hình thức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D2">
            <w:pPr>
              <w:spacing w:after="0" w:line="240" w:lineRule="auto"/>
              <w:ind w:firstLine="0"/>
              <w:jc w:val="left"/>
              <w:rPr>
                <w:sz w:val="22"/>
                <w:szCs w:val="22"/>
              </w:rPr>
            </w:pPr>
            <w:r w:rsidDel="00000000" w:rsidR="00000000" w:rsidRPr="00000000">
              <w:rPr>
                <w:sz w:val="18"/>
                <w:szCs w:val="18"/>
                <w:rtl w:val="0"/>
              </w:rPr>
              <w:t xml:space="preserve">Trực tiếp + video hướng dẫn ghi sẵn, thực hành trên dữ liệu mẫu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D3">
            <w:pPr>
              <w:spacing w:after="0" w:line="240" w:lineRule="auto"/>
              <w:ind w:firstLine="0"/>
              <w:jc w:val="left"/>
              <w:rPr>
                <w:sz w:val="22"/>
                <w:szCs w:val="22"/>
              </w:rPr>
            </w:pPr>
            <w:r w:rsidDel="00000000" w:rsidR="00000000" w:rsidRPr="00000000">
              <w:rPr>
                <w:sz w:val="18"/>
                <w:szCs w:val="18"/>
                <w:rtl w:val="0"/>
              </w:rPr>
              <w:t xml:space="preserve">Trực tiếp + tài liệu vận hành chi tiết, hướng dẫn xử lý tình huống thực tế</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D4">
            <w:pPr>
              <w:spacing w:after="0" w:line="240" w:lineRule="auto"/>
              <w:ind w:firstLine="0"/>
              <w:jc w:val="left"/>
              <w:rPr>
                <w:sz w:val="22"/>
                <w:szCs w:val="22"/>
              </w:rPr>
            </w:pPr>
            <w:r w:rsidDel="00000000" w:rsidR="00000000" w:rsidRPr="00000000">
              <w:rPr>
                <w:b w:val="1"/>
                <w:bCs w:val="1"/>
                <w:sz w:val="18"/>
                <w:szCs w:val="18"/>
                <w:rtl w:val="0"/>
              </w:rPr>
              <w:t xml:space="preserve">Tài liệu cung cấp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D5">
            <w:pPr>
              <w:spacing w:after="0" w:line="240" w:lineRule="auto"/>
              <w:ind w:firstLine="0"/>
              <w:jc w:val="left"/>
              <w:rPr>
                <w:sz w:val="22"/>
                <w:szCs w:val="22"/>
              </w:rPr>
            </w:pPr>
            <w:r w:rsidDel="00000000" w:rsidR="00000000" w:rsidRPr="00000000">
              <w:rPr>
                <w:sz w:val="18"/>
                <w:szCs w:val="18"/>
                <w:rtl w:val="0"/>
              </w:rPr>
              <w:t xml:space="preserve">Cẩm nang người dùng (PDF + video), FAQ trong ứng dụng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D6">
            <w:pPr>
              <w:spacing w:after="0" w:line="240" w:lineRule="auto"/>
              <w:ind w:firstLine="0"/>
              <w:jc w:val="left"/>
              <w:rPr>
                <w:sz w:val="22"/>
                <w:szCs w:val="22"/>
              </w:rPr>
            </w:pPr>
            <w:r w:rsidDel="00000000" w:rsidR="00000000" w:rsidRPr="00000000">
              <w:rPr>
                <w:sz w:val="18"/>
                <w:szCs w:val="18"/>
                <w:rtl w:val="0"/>
              </w:rPr>
              <w:t xml:space="preserve">Tài liệu vận hành kỹ thuật, hướng dẫn quản trị, quy trình xử lý sự cố</w:t>
            </w:r>
            <w:r w:rsidDel="00000000" w:rsidR="00000000" w:rsidRPr="00000000">
              <w:rPr>
                <w:rtl w:val="0"/>
              </w:rPr>
            </w:r>
          </w:p>
        </w:tc>
      </w:tr>
    </w:tbl>
    <w:p w:rsidR="00000000" w:rsidDel="00000000" w:rsidP="00000000" w:rsidRDefault="00000000" w:rsidRPr="00000000" w14:paraId="000007D7">
      <w:pPr>
        <w:spacing w:after="0" w:before="120" w:line="240" w:lineRule="auto"/>
        <w:ind w:firstLine="0"/>
        <w:jc w:val="left"/>
        <w:rPr>
          <w:sz w:val="22"/>
          <w:szCs w:val="22"/>
        </w:rPr>
      </w:pPr>
      <w:r w:rsidDel="00000000" w:rsidR="00000000" w:rsidRPr="00000000">
        <w:rPr>
          <w:rtl w:val="0"/>
        </w:rPr>
      </w:r>
    </w:p>
    <w:p w:rsidR="00000000" w:rsidDel="00000000" w:rsidP="00000000" w:rsidRDefault="00000000" w:rsidRPr="00000000" w14:paraId="000007D8">
      <w:pPr>
        <w:spacing w:after="60" w:before="60" w:line="360" w:lineRule="auto"/>
        <w:ind w:firstLine="0"/>
        <w:rPr>
          <w:sz w:val="22"/>
          <w:szCs w:val="22"/>
        </w:rPr>
      </w:pPr>
      <w:r w:rsidDel="00000000" w:rsidR="00000000" w:rsidRPr="00000000">
        <w:rPr>
          <w:sz w:val="22"/>
          <w:szCs w:val="22"/>
          <w:rtl w:val="0"/>
        </w:rPr>
        <w:t xml:space="preserve">Sau đào tạo, đơn vị phát triển hỗ trợ trực tuyến trong vòng 30 ngày để giải đáp các câu hỏi phát sinh trong quá trình sử dụng thực tế.</w:t>
      </w:r>
    </w:p>
    <w:p w:rsidR="00000000" w:rsidDel="00000000" w:rsidP="00000000" w:rsidRDefault="00000000" w:rsidRPr="00000000" w14:paraId="000007D9">
      <w:pPr>
        <w:spacing w:after="0" w:before="80" w:line="240" w:lineRule="auto"/>
        <w:ind w:firstLine="0"/>
        <w:jc w:val="left"/>
        <w:rPr>
          <w:sz w:val="22"/>
          <w:szCs w:val="22"/>
        </w:rPr>
      </w:pPr>
      <w:r w:rsidDel="00000000" w:rsidR="00000000" w:rsidRPr="00000000">
        <w:rPr>
          <w:rtl w:val="0"/>
        </w:rPr>
      </w:r>
    </w:p>
    <w:p w:rsidR="00000000" w:rsidDel="00000000" w:rsidP="00000000" w:rsidRDefault="00000000" w:rsidRPr="00000000" w14:paraId="000007DA">
      <w:pPr>
        <w:pStyle w:val="Heading2"/>
        <w:keepNext w:val="0"/>
        <w:keepLines w:val="0"/>
        <w:spacing w:after="120" w:before="240" w:line="240" w:lineRule="auto"/>
        <w:ind w:left="0" w:firstLine="0"/>
        <w:rPr>
          <w:b w:val="1"/>
          <w:bCs w:val="1"/>
          <w:color w:val="2e75b6"/>
          <w:sz w:val="24"/>
          <w:szCs w:val="24"/>
        </w:rPr>
      </w:pPr>
      <w:r w:rsidDel="00000000" w:rsidR="00000000" w:rsidRPr="00000000">
        <w:rPr>
          <w:b w:val="1"/>
          <w:bCs w:val="1"/>
          <w:color w:val="2e75b6"/>
          <w:sz w:val="24"/>
          <w:szCs w:val="24"/>
          <w:rtl w:val="0"/>
        </w:rPr>
        <w:t xml:space="preserve">3. Phương án vận hành, quản lý, khai thác</w:t>
      </w:r>
    </w:p>
    <w:p w:rsidR="00000000" w:rsidDel="00000000" w:rsidP="00000000" w:rsidRDefault="00000000" w:rsidRPr="00000000" w14:paraId="000007DB">
      <w:pPr>
        <w:spacing w:after="60" w:before="60" w:line="360" w:lineRule="auto"/>
        <w:ind w:firstLine="0"/>
        <w:rPr>
          <w:sz w:val="22"/>
          <w:szCs w:val="22"/>
        </w:rPr>
      </w:pPr>
      <w:r w:rsidDel="00000000" w:rsidR="00000000" w:rsidRPr="00000000">
        <w:rPr>
          <w:sz w:val="22"/>
          <w:szCs w:val="22"/>
          <w:rtl w:val="0"/>
        </w:rPr>
        <w:t xml:space="preserve">Hệ thống TeamsWork được thiết kế để vận hành ổn định với mức can thiệp kỹ thuật tối thiểu sau khi triển khai. Phương án vận hành bao gồm các cấu phần sau:</w:t>
      </w:r>
    </w:p>
    <w:p w:rsidR="00000000" w:rsidDel="00000000" w:rsidP="00000000" w:rsidRDefault="00000000" w:rsidRPr="00000000" w14:paraId="000007DC">
      <w:pPr>
        <w:spacing w:after="80" w:before="160" w:line="240" w:lineRule="auto"/>
        <w:ind w:firstLine="0"/>
        <w:jc w:val="left"/>
        <w:rPr>
          <w:sz w:val="22"/>
          <w:szCs w:val="22"/>
        </w:rPr>
      </w:pPr>
      <w:r w:rsidDel="00000000" w:rsidR="00000000" w:rsidRPr="00000000">
        <w:rPr>
          <w:b w:val="1"/>
          <w:bCs w:val="1"/>
          <w:color w:val="1f4e79"/>
          <w:sz w:val="22"/>
          <w:szCs w:val="22"/>
          <w:rtl w:val="0"/>
        </w:rPr>
        <w:t xml:space="preserve">Phân công vận hành nội bộ:</w:t>
      </w:r>
      <w:r w:rsidDel="00000000" w:rsidR="00000000" w:rsidRPr="00000000">
        <w:rPr>
          <w:rtl w:val="0"/>
        </w:rPr>
      </w:r>
    </w:p>
    <w:p w:rsidR="00000000" w:rsidDel="00000000" w:rsidP="00000000" w:rsidRDefault="00000000" w:rsidRPr="00000000" w14:paraId="000007DD">
      <w:pPr>
        <w:numPr>
          <w:ilvl w:val="0"/>
          <w:numId w:val="8"/>
        </w:numPr>
        <w:spacing w:after="0" w:line="360" w:lineRule="auto"/>
        <w:ind w:left="720" w:hanging="360"/>
        <w:jc w:val="left"/>
        <w:rPr>
          <w:sz w:val="22"/>
          <w:szCs w:val="22"/>
        </w:rPr>
      </w:pPr>
      <w:r w:rsidDel="00000000" w:rsidR="00000000" w:rsidRPr="00000000">
        <w:rPr>
          <w:b w:val="1"/>
          <w:bCs w:val="1"/>
          <w:sz w:val="22"/>
          <w:szCs w:val="22"/>
          <w:rtl w:val="0"/>
        </w:rPr>
        <w:t xml:space="preserve">IT Admin của tổ chức: </w:t>
      </w:r>
      <w:r w:rsidDel="00000000" w:rsidR="00000000" w:rsidRPr="00000000">
        <w:rPr>
          <w:sz w:val="22"/>
          <w:szCs w:val="22"/>
          <w:rtl w:val="0"/>
        </w:rPr>
        <w:t xml:space="preserve">Chịu trách nhiệm quản lý tài khoản người dùng, cấp/thu hồi quyền truy cập, theo dõi audit log và xử lý các sự cố kỹ thuật cơ bản. Thời gian dự kiến: 2–4 giờ/tháng.</w:t>
      </w:r>
    </w:p>
    <w:p w:rsidR="00000000" w:rsidDel="00000000" w:rsidP="00000000" w:rsidRDefault="00000000" w:rsidRPr="00000000" w14:paraId="000007DE">
      <w:pPr>
        <w:numPr>
          <w:ilvl w:val="0"/>
          <w:numId w:val="8"/>
        </w:numPr>
        <w:spacing w:after="0" w:line="360" w:lineRule="auto"/>
        <w:ind w:left="720" w:hanging="360"/>
        <w:jc w:val="left"/>
        <w:rPr>
          <w:sz w:val="22"/>
          <w:szCs w:val="22"/>
        </w:rPr>
      </w:pPr>
      <w:r w:rsidDel="00000000" w:rsidR="00000000" w:rsidRPr="00000000">
        <w:rPr>
          <w:b w:val="1"/>
          <w:bCs w:val="1"/>
          <w:sz w:val="22"/>
          <w:szCs w:val="22"/>
          <w:rtl w:val="0"/>
        </w:rPr>
        <w:t xml:space="preserve">Manager/Lãnh đạo phòng ban: </w:t>
      </w:r>
      <w:r w:rsidDel="00000000" w:rsidR="00000000" w:rsidRPr="00000000">
        <w:rPr>
          <w:sz w:val="22"/>
          <w:szCs w:val="22"/>
          <w:rtl w:val="0"/>
        </w:rPr>
        <w:t xml:space="preserve">Cấu hình tiêu chí KPI theo chu kỳ (tháng/quý), phê duyệt kết quả công việc và xem xét ngoại lệ KPI theo cơ chế human-in-the-loop. Thời gian dự kiến: 3–5 giờ/tháng.</w:t>
      </w:r>
    </w:p>
    <w:p w:rsidR="00000000" w:rsidDel="00000000" w:rsidP="00000000" w:rsidRDefault="00000000" w:rsidRPr="00000000" w14:paraId="000007DF">
      <w:pPr>
        <w:numPr>
          <w:ilvl w:val="0"/>
          <w:numId w:val="8"/>
        </w:numPr>
        <w:spacing w:after="0" w:line="360" w:lineRule="auto"/>
        <w:ind w:left="720" w:hanging="360"/>
        <w:jc w:val="left"/>
        <w:rPr>
          <w:sz w:val="22"/>
          <w:szCs w:val="22"/>
        </w:rPr>
      </w:pPr>
      <w:r w:rsidDel="00000000" w:rsidR="00000000" w:rsidRPr="00000000">
        <w:rPr>
          <w:b w:val="1"/>
          <w:bCs w:val="1"/>
          <w:sz w:val="22"/>
          <w:szCs w:val="22"/>
          <w:rtl w:val="0"/>
        </w:rPr>
        <w:t xml:space="preserve">HR: </w:t>
      </w:r>
      <w:r w:rsidDel="00000000" w:rsidR="00000000" w:rsidRPr="00000000">
        <w:rPr>
          <w:sz w:val="22"/>
          <w:szCs w:val="22"/>
          <w:rtl w:val="0"/>
        </w:rPr>
        <w:t xml:space="preserve">Khai thác báo cáo KPI định kỳ, xuất dữ liệu phục vụ tính lương thưởng. Thời gian dự kiến: 2–3 giờ/tháng.</w:t>
      </w:r>
    </w:p>
    <w:p w:rsidR="00000000" w:rsidDel="00000000" w:rsidP="00000000" w:rsidRDefault="00000000" w:rsidRPr="00000000" w14:paraId="000007E0">
      <w:pPr>
        <w:spacing w:after="80" w:before="160" w:line="240" w:lineRule="auto"/>
        <w:ind w:firstLine="0"/>
        <w:jc w:val="left"/>
        <w:rPr>
          <w:sz w:val="22"/>
          <w:szCs w:val="22"/>
        </w:rPr>
      </w:pPr>
      <w:r w:rsidDel="00000000" w:rsidR="00000000" w:rsidRPr="00000000">
        <w:rPr>
          <w:b w:val="1"/>
          <w:bCs w:val="1"/>
          <w:color w:val="1f4e79"/>
          <w:sz w:val="22"/>
          <w:szCs w:val="22"/>
          <w:rtl w:val="0"/>
        </w:rPr>
        <w:t xml:space="preserve">Vận hành kỹ thuật tự động:</w:t>
      </w:r>
      <w:r w:rsidDel="00000000" w:rsidR="00000000" w:rsidRPr="00000000">
        <w:rPr>
          <w:rtl w:val="0"/>
        </w:rPr>
      </w:r>
    </w:p>
    <w:p w:rsidR="00000000" w:rsidDel="00000000" w:rsidP="00000000" w:rsidRDefault="00000000" w:rsidRPr="00000000" w14:paraId="000007E1">
      <w:pPr>
        <w:numPr>
          <w:ilvl w:val="0"/>
          <w:numId w:val="8"/>
        </w:numPr>
        <w:spacing w:after="0" w:line="360" w:lineRule="auto"/>
        <w:ind w:left="720" w:hanging="360"/>
        <w:jc w:val="left"/>
        <w:rPr>
          <w:sz w:val="22"/>
          <w:szCs w:val="22"/>
        </w:rPr>
      </w:pPr>
      <w:r w:rsidDel="00000000" w:rsidR="00000000" w:rsidRPr="00000000">
        <w:rPr>
          <w:sz w:val="22"/>
          <w:szCs w:val="22"/>
          <w:rtl w:val="0"/>
        </w:rPr>
        <w:t xml:space="preserve">Bot nhắc việc hoạt động tự động 24/7, gửi Adaptive Card qua Teams Channel trước deadline 24 giờ mà không cần can thiệp thủ công.</w:t>
      </w:r>
    </w:p>
    <w:p w:rsidR="00000000" w:rsidDel="00000000" w:rsidP="00000000" w:rsidRDefault="00000000" w:rsidRPr="00000000" w14:paraId="000007E2">
      <w:pPr>
        <w:numPr>
          <w:ilvl w:val="0"/>
          <w:numId w:val="8"/>
        </w:numPr>
        <w:spacing w:after="0" w:line="360" w:lineRule="auto"/>
        <w:ind w:left="720" w:hanging="360"/>
        <w:jc w:val="left"/>
        <w:rPr>
          <w:sz w:val="22"/>
          <w:szCs w:val="22"/>
        </w:rPr>
      </w:pPr>
      <w:r w:rsidDel="00000000" w:rsidR="00000000" w:rsidRPr="00000000">
        <w:rPr>
          <w:sz w:val="22"/>
          <w:szCs w:val="22"/>
          <w:rtl w:val="0"/>
        </w:rPr>
        <w:t xml:space="preserve">Cron job đồng bộ Azure AD chạy hàng ngày lúc 00:00 để tự động cập nhật danh sách nhân viên, đảm bảo dữ liệu người dùng luôn nhất quán với hệ thống của tổ chức.</w:t>
      </w:r>
    </w:p>
    <w:p w:rsidR="00000000" w:rsidDel="00000000" w:rsidP="00000000" w:rsidRDefault="00000000" w:rsidRPr="00000000" w14:paraId="000007E3">
      <w:pPr>
        <w:numPr>
          <w:ilvl w:val="0"/>
          <w:numId w:val="8"/>
        </w:numPr>
        <w:spacing w:after="0" w:line="360" w:lineRule="auto"/>
        <w:ind w:left="720" w:hanging="360"/>
        <w:jc w:val="left"/>
        <w:rPr>
          <w:sz w:val="22"/>
          <w:szCs w:val="22"/>
        </w:rPr>
      </w:pPr>
      <w:r w:rsidDel="00000000" w:rsidR="00000000" w:rsidRPr="00000000">
        <w:rPr>
          <w:sz w:val="22"/>
          <w:szCs w:val="22"/>
          <w:rtl w:val="0"/>
        </w:rPr>
        <w:t xml:space="preserve">Hệ thống tự động sao lưu dữ liệu (database backup) định kỳ hàng ngày lên Azure Blob Storage, giữ lịch sử 30 ngày gần nhất.</w:t>
      </w:r>
    </w:p>
    <w:p w:rsidR="00000000" w:rsidDel="00000000" w:rsidP="00000000" w:rsidRDefault="00000000" w:rsidRPr="00000000" w14:paraId="000007E4">
      <w:pPr>
        <w:spacing w:after="60" w:before="60" w:line="360" w:lineRule="auto"/>
        <w:ind w:firstLine="0"/>
        <w:rPr>
          <w:sz w:val="22"/>
          <w:szCs w:val="22"/>
        </w:rPr>
      </w:pPr>
      <w:r w:rsidDel="00000000" w:rsidR="00000000" w:rsidRPr="00000000">
        <w:rPr>
          <w:sz w:val="22"/>
          <w:szCs w:val="22"/>
          <w:rtl w:val="0"/>
        </w:rPr>
        <w:t xml:space="preserve">Quy trình nâng cấp và bảo trì: Các bản cập nhật phần mềm được triển khai theo chu kỳ (hotfix khi cần, bản nâng cấp định kỳ hàng quý), thực hiện ngoài giờ làm việc để giảm thiểu ảnh hưởng đến người dùng.</w:t>
      </w:r>
    </w:p>
    <w:p w:rsidR="00000000" w:rsidDel="00000000" w:rsidP="00000000" w:rsidRDefault="00000000" w:rsidRPr="00000000" w14:paraId="000007E5">
      <w:pPr>
        <w:spacing w:after="0" w:before="80" w:line="240" w:lineRule="auto"/>
        <w:ind w:firstLine="0"/>
        <w:jc w:val="left"/>
        <w:rPr>
          <w:sz w:val="22"/>
          <w:szCs w:val="22"/>
        </w:rPr>
      </w:pPr>
      <w:r w:rsidDel="00000000" w:rsidR="00000000" w:rsidRPr="00000000">
        <w:rPr>
          <w:rtl w:val="0"/>
        </w:rPr>
      </w:r>
    </w:p>
    <w:p w:rsidR="00000000" w:rsidDel="00000000" w:rsidP="00000000" w:rsidRDefault="00000000" w:rsidRPr="00000000" w14:paraId="000007E6">
      <w:pPr>
        <w:pStyle w:val="Heading2"/>
        <w:keepNext w:val="0"/>
        <w:keepLines w:val="0"/>
        <w:spacing w:after="120" w:before="240" w:line="240" w:lineRule="auto"/>
        <w:ind w:left="0" w:firstLine="0"/>
        <w:rPr>
          <w:b w:val="1"/>
          <w:bCs w:val="1"/>
          <w:color w:val="2e75b6"/>
          <w:sz w:val="24"/>
          <w:szCs w:val="24"/>
        </w:rPr>
      </w:pPr>
      <w:r w:rsidDel="00000000" w:rsidR="00000000" w:rsidRPr="00000000">
        <w:rPr>
          <w:b w:val="1"/>
          <w:bCs w:val="1"/>
          <w:color w:val="2e75b6"/>
          <w:sz w:val="24"/>
          <w:szCs w:val="24"/>
          <w:rtl w:val="0"/>
        </w:rPr>
        <w:t xml:space="preserve">4. Phương án kiểm thử các yêu cầu chức năng và phi chức năng của hệ thống</w:t>
      </w:r>
    </w:p>
    <w:p w:rsidR="00000000" w:rsidDel="00000000" w:rsidP="00000000" w:rsidRDefault="00000000" w:rsidRPr="00000000" w14:paraId="000007E7">
      <w:pPr>
        <w:spacing w:after="60" w:before="60" w:line="360" w:lineRule="auto"/>
        <w:ind w:firstLine="0"/>
        <w:rPr>
          <w:sz w:val="22"/>
          <w:szCs w:val="22"/>
        </w:rPr>
      </w:pPr>
      <w:r w:rsidDel="00000000" w:rsidR="00000000" w:rsidRPr="00000000">
        <w:rPr>
          <w:sz w:val="22"/>
          <w:szCs w:val="22"/>
          <w:rtl w:val="0"/>
        </w:rPr>
        <w:t xml:space="preserve">Phương án kiểm thử được xây dựng theo 3 cấp độ, áp dụng song song trong quá trình phát triển Sprint và hoàn thiện trước khi nghiệm thu:</w:t>
      </w:r>
    </w:p>
    <w:p w:rsidR="00000000" w:rsidDel="00000000" w:rsidP="00000000" w:rsidRDefault="00000000" w:rsidRPr="00000000" w14:paraId="000007E8">
      <w:pPr>
        <w:spacing w:after="0" w:before="80" w:line="240" w:lineRule="auto"/>
        <w:ind w:firstLine="0"/>
        <w:jc w:val="left"/>
        <w:rPr>
          <w:sz w:val="22"/>
          <w:szCs w:val="22"/>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600"/>
        <w:gridCol w:w="2260"/>
        <w:tblGridChange w:id="0">
          <w:tblGrid>
            <w:gridCol w:w="2000"/>
            <w:gridCol w:w="2500"/>
            <w:gridCol w:w="2600"/>
            <w:gridCol w:w="22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E9">
            <w:pPr>
              <w:spacing w:after="0" w:line="240" w:lineRule="auto"/>
              <w:ind w:firstLine="0"/>
              <w:jc w:val="center"/>
              <w:rPr>
                <w:sz w:val="22"/>
                <w:szCs w:val="22"/>
              </w:rPr>
            </w:pPr>
            <w:r w:rsidDel="00000000" w:rsidR="00000000" w:rsidRPr="00000000">
              <w:rPr>
                <w:b w:val="1"/>
                <w:bCs w:val="1"/>
                <w:color w:val="ffffff"/>
                <w:sz w:val="18"/>
                <w:szCs w:val="18"/>
                <w:rtl w:val="0"/>
              </w:rPr>
              <w:t xml:space="preserve">Cấp độ kiểm thử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EA">
            <w:pPr>
              <w:spacing w:after="0" w:line="240" w:lineRule="auto"/>
              <w:ind w:firstLine="0"/>
              <w:jc w:val="center"/>
              <w:rPr>
                <w:sz w:val="22"/>
                <w:szCs w:val="22"/>
              </w:rPr>
            </w:pPr>
            <w:r w:rsidDel="00000000" w:rsidR="00000000" w:rsidRPr="00000000">
              <w:rPr>
                <w:b w:val="1"/>
                <w:bCs w:val="1"/>
                <w:color w:val="ffffff"/>
                <w:sz w:val="18"/>
                <w:szCs w:val="18"/>
                <w:rtl w:val="0"/>
              </w:rPr>
              <w:t xml:space="preserve">Phạm vi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EB">
            <w:pPr>
              <w:spacing w:after="0" w:line="240" w:lineRule="auto"/>
              <w:ind w:firstLine="0"/>
              <w:jc w:val="center"/>
              <w:rPr>
                <w:sz w:val="22"/>
                <w:szCs w:val="22"/>
              </w:rPr>
            </w:pPr>
            <w:r w:rsidDel="00000000" w:rsidR="00000000" w:rsidRPr="00000000">
              <w:rPr>
                <w:b w:val="1"/>
                <w:bCs w:val="1"/>
                <w:color w:val="ffffff"/>
                <w:sz w:val="18"/>
                <w:szCs w:val="18"/>
                <w:rtl w:val="0"/>
              </w:rPr>
              <w:t xml:space="preserve">Công cụ / Phương pháp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EC">
            <w:pPr>
              <w:spacing w:after="0" w:line="240" w:lineRule="auto"/>
              <w:ind w:firstLine="0"/>
              <w:jc w:val="center"/>
              <w:rPr>
                <w:sz w:val="22"/>
                <w:szCs w:val="22"/>
              </w:rPr>
            </w:pPr>
            <w:r w:rsidDel="00000000" w:rsidR="00000000" w:rsidRPr="00000000">
              <w:rPr>
                <w:b w:val="1"/>
                <w:bCs w:val="1"/>
                <w:color w:val="ffffff"/>
                <w:sz w:val="18"/>
                <w:szCs w:val="18"/>
                <w:rtl w:val="0"/>
              </w:rPr>
              <w:t xml:space="preserve">Tiêu chí đạt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ED">
            <w:pPr>
              <w:spacing w:after="0" w:line="240" w:lineRule="auto"/>
              <w:ind w:firstLine="0"/>
              <w:jc w:val="left"/>
              <w:rPr>
                <w:sz w:val="22"/>
                <w:szCs w:val="22"/>
              </w:rPr>
            </w:pPr>
            <w:r w:rsidDel="00000000" w:rsidR="00000000" w:rsidRPr="00000000">
              <w:rPr>
                <w:b w:val="1"/>
                <w:bCs w:val="1"/>
                <w:sz w:val="18"/>
                <w:szCs w:val="18"/>
                <w:rtl w:val="0"/>
              </w:rPr>
              <w:t xml:space="preserve">Kiểm thử đơn vị (Unit 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EE">
            <w:pPr>
              <w:spacing w:after="0" w:line="240" w:lineRule="auto"/>
              <w:ind w:firstLine="0"/>
              <w:jc w:val="left"/>
              <w:rPr>
                <w:sz w:val="22"/>
                <w:szCs w:val="22"/>
              </w:rPr>
            </w:pPr>
            <w:r w:rsidDel="00000000" w:rsidR="00000000" w:rsidRPr="00000000">
              <w:rPr>
                <w:sz w:val="18"/>
                <w:szCs w:val="18"/>
                <w:rtl w:val="0"/>
              </w:rPr>
              <w:t xml:space="preserve">Từng hàm xử lý nghiệp vụ: tính điểm KPI, xác thực dữ liệu đầu vào, xử lý trạng thái task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EF">
            <w:pPr>
              <w:spacing w:after="0" w:line="240" w:lineRule="auto"/>
              <w:ind w:firstLine="0"/>
              <w:jc w:val="left"/>
              <w:rPr>
                <w:sz w:val="22"/>
                <w:szCs w:val="22"/>
              </w:rPr>
            </w:pPr>
            <w:r w:rsidDel="00000000" w:rsidR="00000000" w:rsidRPr="00000000">
              <w:rPr>
                <w:sz w:val="18"/>
                <w:szCs w:val="18"/>
                <w:rtl w:val="0"/>
              </w:rPr>
              <w:t xml:space="preserve">Jest (Frontend), JUnit/Vitest (Backend), AI tự sinh test case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F0">
            <w:pPr>
              <w:spacing w:after="0" w:line="240" w:lineRule="auto"/>
              <w:ind w:firstLine="0"/>
              <w:jc w:val="left"/>
              <w:rPr>
                <w:sz w:val="22"/>
                <w:szCs w:val="22"/>
              </w:rPr>
            </w:pPr>
            <w:r w:rsidDel="00000000" w:rsidR="00000000" w:rsidRPr="00000000">
              <w:rPr>
                <w:sz w:val="18"/>
                <w:szCs w:val="18"/>
                <w:rtl w:val="0"/>
              </w:rPr>
              <w:t xml:space="preserve">Độ phủ (coverage) tối thiểu 80% các hàm nghiệp vụ cốt lõi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F1">
            <w:pPr>
              <w:spacing w:after="0" w:line="240" w:lineRule="auto"/>
              <w:ind w:firstLine="0"/>
              <w:jc w:val="left"/>
              <w:rPr>
                <w:sz w:val="22"/>
                <w:szCs w:val="22"/>
              </w:rPr>
            </w:pPr>
            <w:r w:rsidDel="00000000" w:rsidR="00000000" w:rsidRPr="00000000">
              <w:rPr>
                <w:b w:val="1"/>
                <w:bCs w:val="1"/>
                <w:sz w:val="18"/>
                <w:szCs w:val="18"/>
                <w:rtl w:val="0"/>
              </w:rPr>
              <w:t xml:space="preserve">Kiểm thử chức năng (Functional 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F2">
            <w:pPr>
              <w:spacing w:after="0" w:line="240" w:lineRule="auto"/>
              <w:ind w:firstLine="0"/>
              <w:jc w:val="left"/>
              <w:rPr>
                <w:sz w:val="22"/>
                <w:szCs w:val="22"/>
              </w:rPr>
            </w:pPr>
            <w:r w:rsidDel="00000000" w:rsidR="00000000" w:rsidRPr="00000000">
              <w:rPr>
                <w:sz w:val="18"/>
                <w:szCs w:val="18"/>
                <w:rtl w:val="0"/>
              </w:rPr>
              <w:t xml:space="preserve">23 nhóm yêu cầu chức năng, 21 nhóm phi chức năng theo Chương III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F3">
            <w:pPr>
              <w:spacing w:after="0" w:line="240" w:lineRule="auto"/>
              <w:ind w:firstLine="0"/>
              <w:jc w:val="left"/>
              <w:rPr>
                <w:sz w:val="22"/>
                <w:szCs w:val="22"/>
              </w:rPr>
            </w:pPr>
            <w:r w:rsidDel="00000000" w:rsidR="00000000" w:rsidRPr="00000000">
              <w:rPr>
                <w:sz w:val="18"/>
                <w:szCs w:val="18"/>
                <w:rtl w:val="0"/>
              </w:rPr>
              <w:t xml:space="preserve">Kiểm thử thủ công theo kịch bản Use Case, tự động hoá với Playwright/Postman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F4">
            <w:pPr>
              <w:spacing w:after="0" w:line="240" w:lineRule="auto"/>
              <w:ind w:firstLine="0"/>
              <w:jc w:val="left"/>
              <w:rPr>
                <w:sz w:val="22"/>
                <w:szCs w:val="22"/>
              </w:rPr>
            </w:pPr>
            <w:r w:rsidDel="00000000" w:rsidR="00000000" w:rsidRPr="00000000">
              <w:rPr>
                <w:sz w:val="18"/>
                <w:szCs w:val="18"/>
                <w:rtl w:val="0"/>
              </w:rPr>
              <w:t xml:space="preserve">100% luồng nghiệp vụ chính hoạt động đúng; không có lỗi nghiêm trọng (Severity 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F5">
            <w:pPr>
              <w:spacing w:after="0" w:line="240" w:lineRule="auto"/>
              <w:ind w:firstLine="0"/>
              <w:jc w:val="left"/>
              <w:rPr>
                <w:sz w:val="22"/>
                <w:szCs w:val="22"/>
              </w:rPr>
            </w:pPr>
            <w:r w:rsidDel="00000000" w:rsidR="00000000" w:rsidRPr="00000000">
              <w:rPr>
                <w:b w:val="1"/>
                <w:bCs w:val="1"/>
                <w:sz w:val="18"/>
                <w:szCs w:val="18"/>
                <w:rtl w:val="0"/>
              </w:rPr>
              <w:t xml:space="preserve">Kiểm thử tích hợp (Integration 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F6">
            <w:pPr>
              <w:spacing w:after="0" w:line="240" w:lineRule="auto"/>
              <w:ind w:firstLine="0"/>
              <w:jc w:val="left"/>
              <w:rPr>
                <w:sz w:val="22"/>
                <w:szCs w:val="22"/>
              </w:rPr>
            </w:pPr>
            <w:r w:rsidDel="00000000" w:rsidR="00000000" w:rsidRPr="00000000">
              <w:rPr>
                <w:sz w:val="18"/>
                <w:szCs w:val="18"/>
                <w:rtl w:val="0"/>
              </w:rPr>
              <w:t xml:space="preserve">Luồng xuyên suốt: Đăng nhập SSO → Tạo task → Cập nhật → Tính KPI → Bot nhắc → Dashboard → Báo cáo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F7">
            <w:pPr>
              <w:spacing w:after="0" w:line="240" w:lineRule="auto"/>
              <w:ind w:firstLine="0"/>
              <w:jc w:val="left"/>
              <w:rPr>
                <w:sz w:val="22"/>
                <w:szCs w:val="22"/>
              </w:rPr>
            </w:pPr>
            <w:r w:rsidDel="00000000" w:rsidR="00000000" w:rsidRPr="00000000">
              <w:rPr>
                <w:sz w:val="18"/>
                <w:szCs w:val="18"/>
                <w:rtl w:val="0"/>
              </w:rPr>
              <w:t xml:space="preserve">Kiểm thử end-to-end với dữ liệu thực tế trên môi trường staging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7F8">
            <w:pPr>
              <w:spacing w:after="0" w:line="240" w:lineRule="auto"/>
              <w:ind w:firstLine="0"/>
              <w:jc w:val="left"/>
              <w:rPr>
                <w:sz w:val="22"/>
                <w:szCs w:val="22"/>
              </w:rPr>
            </w:pPr>
            <w:r w:rsidDel="00000000" w:rsidR="00000000" w:rsidRPr="00000000">
              <w:rPr>
                <w:sz w:val="18"/>
                <w:szCs w:val="18"/>
                <w:rtl w:val="0"/>
              </w:rPr>
              <w:t xml:space="preserve">Toàn bộ luồng nghiệp vụ chạy thông suốt, dữ liệu nhất quán giữa các phân hệ</w:t>
            </w:r>
            <w:r w:rsidDel="00000000" w:rsidR="00000000" w:rsidRPr="00000000">
              <w:rPr>
                <w:rtl w:val="0"/>
              </w:rPr>
            </w:r>
          </w:p>
        </w:tc>
      </w:tr>
    </w:tbl>
    <w:p w:rsidR="00000000" w:rsidDel="00000000" w:rsidP="00000000" w:rsidRDefault="00000000" w:rsidRPr="00000000" w14:paraId="000007F9">
      <w:pPr>
        <w:spacing w:after="0" w:before="120" w:line="240" w:lineRule="auto"/>
        <w:ind w:firstLine="0"/>
        <w:jc w:val="left"/>
        <w:rPr>
          <w:sz w:val="22"/>
          <w:szCs w:val="22"/>
        </w:rPr>
      </w:pPr>
      <w:r w:rsidDel="00000000" w:rsidR="00000000" w:rsidRPr="00000000">
        <w:rPr>
          <w:rtl w:val="0"/>
        </w:rPr>
      </w:r>
    </w:p>
    <w:p w:rsidR="00000000" w:rsidDel="00000000" w:rsidP="00000000" w:rsidRDefault="00000000" w:rsidRPr="00000000" w14:paraId="000007FA">
      <w:pPr>
        <w:spacing w:after="60" w:before="60" w:line="360" w:lineRule="auto"/>
        <w:ind w:firstLine="0"/>
        <w:rPr>
          <w:sz w:val="22"/>
          <w:szCs w:val="22"/>
        </w:rPr>
      </w:pPr>
      <w:r w:rsidDel="00000000" w:rsidR="00000000" w:rsidRPr="00000000">
        <w:rPr>
          <w:sz w:val="22"/>
          <w:szCs w:val="22"/>
          <w:rtl w:val="0"/>
        </w:rPr>
        <w:t xml:space="preserve">Đối với yêu cầu phi chức năng, kiểm thử tập trung vào: (1) Hiệu năng – thời gian tải trang Task/Dashboard dưới 2 giây với 50 người dùng đồng thời; (2) Bảo mật – sử dụng công cụ OWASP ZAP để quét lỗ hổng, đảm bảo không có lỗ hổng mức Critical/High trước nghiệm thu; (3) Tính chính xác KPI – xác minh 100% công thức cộng/trừ điểm không có sai lệch toán học với bộ dữ liệu 1.000+ bản ghi mẫu do Data Generator AI sinh ra.</w:t>
      </w:r>
    </w:p>
    <w:p w:rsidR="00000000" w:rsidDel="00000000" w:rsidP="00000000" w:rsidRDefault="00000000" w:rsidRPr="00000000" w14:paraId="000007FB">
      <w:pPr>
        <w:spacing w:after="0" w:before="80" w:line="240" w:lineRule="auto"/>
        <w:ind w:firstLine="0"/>
        <w:jc w:val="left"/>
        <w:rPr>
          <w:sz w:val="22"/>
          <w:szCs w:val="22"/>
        </w:rPr>
      </w:pPr>
      <w:r w:rsidDel="00000000" w:rsidR="00000000" w:rsidRPr="00000000">
        <w:rPr>
          <w:rtl w:val="0"/>
        </w:rPr>
      </w:r>
    </w:p>
    <w:p w:rsidR="00000000" w:rsidDel="00000000" w:rsidP="00000000" w:rsidRDefault="00000000" w:rsidRPr="00000000" w14:paraId="000007FC">
      <w:pPr>
        <w:pStyle w:val="Heading2"/>
        <w:keepNext w:val="0"/>
        <w:keepLines w:val="0"/>
        <w:spacing w:after="120" w:before="240" w:line="240" w:lineRule="auto"/>
        <w:ind w:left="0" w:firstLine="0"/>
        <w:rPr>
          <w:b w:val="1"/>
          <w:bCs w:val="1"/>
          <w:color w:val="2e75b6"/>
          <w:sz w:val="24"/>
          <w:szCs w:val="24"/>
        </w:rPr>
      </w:pPr>
      <w:r w:rsidDel="00000000" w:rsidR="00000000" w:rsidRPr="00000000">
        <w:rPr>
          <w:b w:val="1"/>
          <w:bCs w:val="1"/>
          <w:color w:val="2e75b6"/>
          <w:sz w:val="24"/>
          <w:szCs w:val="24"/>
          <w:rtl w:val="0"/>
        </w:rPr>
        <w:t xml:space="preserve">5. Phương án nghiệm thu sản phẩm, tiêu chí nghiệm thu, các bước thực hiện và các cá nhân tham gia vào quá trình nghiệm thu</w:t>
      </w:r>
    </w:p>
    <w:p w:rsidR="00000000" w:rsidDel="00000000" w:rsidP="00000000" w:rsidRDefault="00000000" w:rsidRPr="00000000" w14:paraId="000007FD">
      <w:pPr>
        <w:spacing w:after="60" w:before="60" w:line="360" w:lineRule="auto"/>
        <w:ind w:firstLine="0"/>
        <w:rPr>
          <w:sz w:val="22"/>
          <w:szCs w:val="22"/>
        </w:rPr>
      </w:pPr>
      <w:r w:rsidDel="00000000" w:rsidR="00000000" w:rsidRPr="00000000">
        <w:rPr>
          <w:sz w:val="22"/>
          <w:szCs w:val="22"/>
          <w:rtl w:val="0"/>
        </w:rPr>
        <w:t xml:space="preserve">Quy trình nghiệm thu sản phẩm được thực hiện theo 3 bước tuần tự, với sự tham gia của đại diện chủ đầu tư, đơn vị phát triển và hội đồng kỹ thuật:</w:t>
      </w:r>
    </w:p>
    <w:p w:rsidR="00000000" w:rsidDel="00000000" w:rsidP="00000000" w:rsidRDefault="00000000" w:rsidRPr="00000000" w14:paraId="000007FE">
      <w:pPr>
        <w:numPr>
          <w:ilvl w:val="0"/>
          <w:numId w:val="8"/>
        </w:numPr>
        <w:spacing w:after="0" w:line="360" w:lineRule="auto"/>
        <w:ind w:left="720" w:hanging="360"/>
        <w:jc w:val="left"/>
        <w:rPr>
          <w:sz w:val="22"/>
          <w:szCs w:val="22"/>
        </w:rPr>
      </w:pPr>
      <w:r w:rsidDel="00000000" w:rsidR="00000000" w:rsidRPr="00000000">
        <w:rPr>
          <w:b w:val="1"/>
          <w:bCs w:val="1"/>
          <w:sz w:val="22"/>
          <w:szCs w:val="22"/>
          <w:rtl w:val="0"/>
        </w:rPr>
        <w:t xml:space="preserve">Bước 1 – Nghiệm thu nội bộ (Internal QA): </w:t>
      </w:r>
      <w:r w:rsidDel="00000000" w:rsidR="00000000" w:rsidRPr="00000000">
        <w:rPr>
          <w:sz w:val="22"/>
          <w:szCs w:val="22"/>
          <w:rtl w:val="0"/>
        </w:rPr>
        <w:t xml:space="preserve">Nhóm QA Lead (Huỳnh Phước Phú) kiểm tra toàn bộ danh sách yêu cầu chức năng và phi chức năng, lập Biên bản Kiểm thử nội bộ xác nhận hệ thống đạt tiêu chí đầu ra. Điều kiện chuyển bước: không còn lỗi Severity 1–2.</w:t>
      </w:r>
    </w:p>
    <w:p w:rsidR="00000000" w:rsidDel="00000000" w:rsidP="00000000" w:rsidRDefault="00000000" w:rsidRPr="00000000" w14:paraId="000007FF">
      <w:pPr>
        <w:numPr>
          <w:ilvl w:val="0"/>
          <w:numId w:val="8"/>
        </w:numPr>
        <w:spacing w:after="0" w:line="360" w:lineRule="auto"/>
        <w:ind w:left="720" w:hanging="360"/>
        <w:jc w:val="left"/>
        <w:rPr>
          <w:sz w:val="22"/>
          <w:szCs w:val="22"/>
        </w:rPr>
      </w:pPr>
      <w:r w:rsidDel="00000000" w:rsidR="00000000" w:rsidRPr="00000000">
        <w:rPr>
          <w:b w:val="1"/>
          <w:bCs w:val="1"/>
          <w:sz w:val="22"/>
          <w:szCs w:val="22"/>
          <w:rtl w:val="0"/>
        </w:rPr>
        <w:t xml:space="preserve">Bước 2 – Demo và nghiệm thu sơ bộ: </w:t>
      </w:r>
      <w:r w:rsidDel="00000000" w:rsidR="00000000" w:rsidRPr="00000000">
        <w:rPr>
          <w:sz w:val="22"/>
          <w:szCs w:val="22"/>
          <w:rtl w:val="0"/>
        </w:rPr>
        <w:t xml:space="preserve">Đơn vị phát triển trình diễn toàn bộ hệ thống với dữ liệu mẫu thực tế (1.000+ bản ghi) trước Hội đồng nghiệm thu. Hội đồng kiểm tra trực tiếp các luồng nghiệp vụ cốt lõi và đối chiếu với yêu cầu tại Chương III. Biên bản Demo được ký sau buổi trình diễn.</w:t>
      </w:r>
    </w:p>
    <w:p w:rsidR="00000000" w:rsidDel="00000000" w:rsidP="00000000" w:rsidRDefault="00000000" w:rsidRPr="00000000" w14:paraId="00000800">
      <w:pPr>
        <w:numPr>
          <w:ilvl w:val="0"/>
          <w:numId w:val="8"/>
        </w:numPr>
        <w:spacing w:after="0" w:line="360" w:lineRule="auto"/>
        <w:ind w:left="720" w:hanging="360"/>
        <w:jc w:val="left"/>
        <w:rPr>
          <w:sz w:val="22"/>
          <w:szCs w:val="22"/>
        </w:rPr>
      </w:pPr>
      <w:r w:rsidDel="00000000" w:rsidR="00000000" w:rsidRPr="00000000">
        <w:rPr>
          <w:b w:val="1"/>
          <w:bCs w:val="1"/>
          <w:sz w:val="22"/>
          <w:szCs w:val="22"/>
          <w:rtl w:val="0"/>
        </w:rPr>
        <w:t xml:space="preserve">Bước 3 – Nghiệm thu chính thức: </w:t>
      </w:r>
      <w:r w:rsidDel="00000000" w:rsidR="00000000" w:rsidRPr="00000000">
        <w:rPr>
          <w:sz w:val="22"/>
          <w:szCs w:val="22"/>
          <w:rtl w:val="0"/>
        </w:rPr>
        <w:t xml:space="preserve">Chủ đầu tư tổ chức UAT (User Acceptance Testing) với người dùng thực trong 5–7 ngày làm việc. Đơn vị phát triển khắc phục các vấn đề phát sinh (nếu có) trong vòng 3 ngày làm việc. Nghiệm thu được ký chính thức khi 100% tiêu chí nghiệm thu được thỏa mãn.</w:t>
      </w:r>
    </w:p>
    <w:p w:rsidR="00000000" w:rsidDel="00000000" w:rsidP="00000000" w:rsidRDefault="00000000" w:rsidRPr="00000000" w14:paraId="00000801">
      <w:pPr>
        <w:spacing w:after="0" w:before="100" w:line="240" w:lineRule="auto"/>
        <w:ind w:firstLine="0"/>
        <w:jc w:val="left"/>
        <w:rPr>
          <w:sz w:val="22"/>
          <w:szCs w:val="22"/>
        </w:rPr>
      </w:pPr>
      <w:r w:rsidDel="00000000" w:rsidR="00000000" w:rsidRPr="00000000">
        <w:rPr>
          <w:rtl w:val="0"/>
        </w:rPr>
      </w:r>
    </w:p>
    <w:p w:rsidR="00000000" w:rsidDel="00000000" w:rsidP="00000000" w:rsidRDefault="00000000" w:rsidRPr="00000000" w14:paraId="00000802">
      <w:pPr>
        <w:spacing w:after="80" w:before="160" w:line="240" w:lineRule="auto"/>
        <w:ind w:firstLine="0"/>
        <w:jc w:val="left"/>
        <w:rPr>
          <w:sz w:val="22"/>
          <w:szCs w:val="22"/>
        </w:rPr>
      </w:pPr>
      <w:r w:rsidDel="00000000" w:rsidR="00000000" w:rsidRPr="00000000">
        <w:rPr>
          <w:b w:val="1"/>
          <w:bCs w:val="1"/>
          <w:color w:val="1f4e79"/>
          <w:sz w:val="22"/>
          <w:szCs w:val="22"/>
          <w:rtl w:val="0"/>
        </w:rPr>
        <w:t xml:space="preserve">Tiêu chí nghiệm thu:</w:t>
      </w:r>
      <w:r w:rsidDel="00000000" w:rsidR="00000000" w:rsidRPr="00000000">
        <w:rPr>
          <w:rtl w:val="0"/>
        </w:rPr>
      </w:r>
    </w:p>
    <w:p w:rsidR="00000000" w:rsidDel="00000000" w:rsidP="00000000" w:rsidRDefault="00000000" w:rsidRPr="00000000" w14:paraId="00000803">
      <w:pPr>
        <w:spacing w:after="0" w:before="80" w:line="240" w:lineRule="auto"/>
        <w:ind w:firstLine="0"/>
        <w:jc w:val="left"/>
        <w:rPr>
          <w:sz w:val="22"/>
          <w:szCs w:val="22"/>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560"/>
        <w:gridCol w:w="3200"/>
        <w:tblGridChange w:id="0">
          <w:tblGrid>
            <w:gridCol w:w="600"/>
            <w:gridCol w:w="5560"/>
            <w:gridCol w:w="3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04">
            <w:pPr>
              <w:spacing w:after="0" w:line="240" w:lineRule="auto"/>
              <w:ind w:firstLine="0"/>
              <w:jc w:val="center"/>
              <w:rPr>
                <w:sz w:val="22"/>
                <w:szCs w:val="22"/>
              </w:rPr>
            </w:pPr>
            <w:r w:rsidDel="00000000" w:rsidR="00000000" w:rsidRPr="00000000">
              <w:rPr>
                <w:b w:val="1"/>
                <w:bCs w:val="1"/>
                <w:color w:val="ffffff"/>
                <w:sz w:val="18"/>
                <w:szCs w:val="18"/>
                <w:rtl w:val="0"/>
              </w:rPr>
              <w:t xml:space="preserve">STT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05">
            <w:pPr>
              <w:spacing w:after="0" w:line="240" w:lineRule="auto"/>
              <w:ind w:firstLine="0"/>
              <w:jc w:val="center"/>
              <w:rPr>
                <w:sz w:val="22"/>
                <w:szCs w:val="22"/>
              </w:rPr>
            </w:pPr>
            <w:r w:rsidDel="00000000" w:rsidR="00000000" w:rsidRPr="00000000">
              <w:rPr>
                <w:b w:val="1"/>
                <w:bCs w:val="1"/>
                <w:color w:val="ffffff"/>
                <w:sz w:val="18"/>
                <w:szCs w:val="18"/>
                <w:rtl w:val="0"/>
              </w:rPr>
              <w:t xml:space="preserve">Tiêu chí nghiệm thu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06">
            <w:pPr>
              <w:spacing w:after="0" w:line="240" w:lineRule="auto"/>
              <w:ind w:firstLine="0"/>
              <w:jc w:val="center"/>
              <w:rPr>
                <w:sz w:val="22"/>
                <w:szCs w:val="22"/>
              </w:rPr>
            </w:pPr>
            <w:r w:rsidDel="00000000" w:rsidR="00000000" w:rsidRPr="00000000">
              <w:rPr>
                <w:b w:val="1"/>
                <w:bCs w:val="1"/>
                <w:color w:val="ffffff"/>
                <w:sz w:val="18"/>
                <w:szCs w:val="18"/>
                <w:rtl w:val="0"/>
              </w:rPr>
              <w:t xml:space="preserve">Phương thức kiểm tra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807">
            <w:pPr>
              <w:spacing w:after="0" w:line="240" w:lineRule="auto"/>
              <w:ind w:firstLine="0"/>
              <w:jc w:val="center"/>
              <w:rPr>
                <w:sz w:val="22"/>
                <w:szCs w:val="22"/>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808">
            <w:pPr>
              <w:spacing w:after="0" w:line="240" w:lineRule="auto"/>
              <w:ind w:firstLine="0"/>
              <w:jc w:val="left"/>
              <w:rPr>
                <w:sz w:val="22"/>
                <w:szCs w:val="22"/>
              </w:rPr>
            </w:pPr>
            <w:r w:rsidDel="00000000" w:rsidR="00000000" w:rsidRPr="00000000">
              <w:rPr>
                <w:sz w:val="18"/>
                <w:szCs w:val="18"/>
                <w:rtl w:val="0"/>
              </w:rPr>
              <w:t xml:space="preserve">100% chức năng trong danh sách yêu cầu (Chương III) hoạt động đúng theo đặc tả</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809">
            <w:pPr>
              <w:spacing w:after="0" w:line="240" w:lineRule="auto"/>
              <w:ind w:firstLine="0"/>
              <w:jc w:val="left"/>
              <w:rPr>
                <w:sz w:val="22"/>
                <w:szCs w:val="22"/>
              </w:rPr>
            </w:pPr>
            <w:r w:rsidDel="00000000" w:rsidR="00000000" w:rsidRPr="00000000">
              <w:rPr>
                <w:sz w:val="18"/>
                <w:szCs w:val="18"/>
                <w:rtl w:val="0"/>
              </w:rPr>
              <w:t xml:space="preserve">Demo trực tiếp từng chức năng với dữ liệu thực tế</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80A">
            <w:pPr>
              <w:spacing w:after="0" w:line="240" w:lineRule="auto"/>
              <w:ind w:firstLine="0"/>
              <w:jc w:val="center"/>
              <w:rPr>
                <w:sz w:val="22"/>
                <w:szCs w:val="22"/>
              </w:rPr>
            </w:pPr>
            <w:r w:rsidDel="00000000" w:rsidR="00000000" w:rsidRPr="00000000">
              <w:rPr>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80B">
            <w:pPr>
              <w:spacing w:after="0" w:line="240" w:lineRule="auto"/>
              <w:ind w:firstLine="0"/>
              <w:jc w:val="left"/>
              <w:rPr>
                <w:sz w:val="22"/>
                <w:szCs w:val="22"/>
              </w:rPr>
            </w:pPr>
            <w:r w:rsidDel="00000000" w:rsidR="00000000" w:rsidRPr="00000000">
              <w:rPr>
                <w:sz w:val="18"/>
                <w:szCs w:val="18"/>
                <w:rtl w:val="0"/>
              </w:rPr>
              <w:t xml:space="preserve">Đăng nhập SSO thành công 100% với tài khoản Microsoft 365 của tổ chức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80C">
            <w:pPr>
              <w:spacing w:after="0" w:line="240" w:lineRule="auto"/>
              <w:ind w:firstLine="0"/>
              <w:jc w:val="left"/>
              <w:rPr>
                <w:sz w:val="22"/>
                <w:szCs w:val="22"/>
              </w:rPr>
            </w:pPr>
            <w:r w:rsidDel="00000000" w:rsidR="00000000" w:rsidRPr="00000000">
              <w:rPr>
                <w:sz w:val="18"/>
                <w:szCs w:val="18"/>
                <w:rtl w:val="0"/>
              </w:rPr>
              <w:t xml:space="preserve">Kiểm thử đăng nhập với 5+ tài khoản thực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80D">
            <w:pPr>
              <w:spacing w:after="0" w:line="240" w:lineRule="auto"/>
              <w:ind w:firstLine="0"/>
              <w:jc w:val="center"/>
              <w:rPr>
                <w:sz w:val="22"/>
                <w:szCs w:val="22"/>
              </w:rPr>
            </w:pPr>
            <w:r w:rsidDel="00000000" w:rsidR="00000000" w:rsidRPr="00000000">
              <w:rPr>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80E">
            <w:pPr>
              <w:spacing w:after="0" w:line="240" w:lineRule="auto"/>
              <w:ind w:firstLine="0"/>
              <w:jc w:val="left"/>
              <w:rPr>
                <w:sz w:val="22"/>
                <w:szCs w:val="22"/>
              </w:rPr>
            </w:pPr>
            <w:r w:rsidDel="00000000" w:rsidR="00000000" w:rsidRPr="00000000">
              <w:rPr>
                <w:sz w:val="18"/>
                <w:szCs w:val="18"/>
                <w:rtl w:val="0"/>
              </w:rPr>
              <w:t xml:space="preserve">Điểm KPI tự động tính đúng 100% theo công thức đã cấu hình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80F">
            <w:pPr>
              <w:spacing w:after="0" w:line="240" w:lineRule="auto"/>
              <w:ind w:firstLine="0"/>
              <w:jc w:val="left"/>
              <w:rPr>
                <w:sz w:val="22"/>
                <w:szCs w:val="22"/>
              </w:rPr>
            </w:pPr>
            <w:r w:rsidDel="00000000" w:rsidR="00000000" w:rsidRPr="00000000">
              <w:rPr>
                <w:sz w:val="18"/>
                <w:szCs w:val="18"/>
                <w:rtl w:val="0"/>
              </w:rPr>
              <w:t xml:space="preserve">Đối chiếu kết quả hệ thống với tính tay từ dữ liệu mẫu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810">
            <w:pPr>
              <w:spacing w:after="0" w:line="240" w:lineRule="auto"/>
              <w:ind w:firstLine="0"/>
              <w:jc w:val="center"/>
              <w:rPr>
                <w:sz w:val="22"/>
                <w:szCs w:val="22"/>
              </w:rPr>
            </w:pPr>
            <w:r w:rsidDel="00000000" w:rsidR="00000000" w:rsidRPr="00000000">
              <w:rPr>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811">
            <w:pPr>
              <w:spacing w:after="0" w:line="240" w:lineRule="auto"/>
              <w:ind w:firstLine="0"/>
              <w:jc w:val="left"/>
              <w:rPr>
                <w:sz w:val="22"/>
                <w:szCs w:val="22"/>
              </w:rPr>
            </w:pPr>
            <w:r w:rsidDel="00000000" w:rsidR="00000000" w:rsidRPr="00000000">
              <w:rPr>
                <w:sz w:val="18"/>
                <w:szCs w:val="18"/>
                <w:rtl w:val="0"/>
              </w:rPr>
              <w:t xml:space="preserve">Bot gửi thông báo nhắc deadline thành công trước 24 giờ</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812">
            <w:pPr>
              <w:spacing w:after="0" w:line="240" w:lineRule="auto"/>
              <w:ind w:firstLine="0"/>
              <w:jc w:val="left"/>
              <w:rPr>
                <w:sz w:val="22"/>
                <w:szCs w:val="22"/>
              </w:rPr>
            </w:pPr>
            <w:r w:rsidDel="00000000" w:rsidR="00000000" w:rsidRPr="00000000">
              <w:rPr>
                <w:sz w:val="18"/>
                <w:szCs w:val="18"/>
                <w:rtl w:val="0"/>
              </w:rPr>
              <w:t xml:space="preserve">Tạo task có deadline và quan sát Bot gửi thông báo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813">
            <w:pPr>
              <w:spacing w:after="0" w:line="240" w:lineRule="auto"/>
              <w:ind w:firstLine="0"/>
              <w:jc w:val="center"/>
              <w:rPr>
                <w:sz w:val="22"/>
                <w:szCs w:val="22"/>
              </w:rPr>
            </w:pPr>
            <w:r w:rsidDel="00000000" w:rsidR="00000000" w:rsidRPr="00000000">
              <w:rPr>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814">
            <w:pPr>
              <w:spacing w:after="0" w:line="240" w:lineRule="auto"/>
              <w:ind w:firstLine="0"/>
              <w:jc w:val="left"/>
              <w:rPr>
                <w:sz w:val="22"/>
                <w:szCs w:val="22"/>
              </w:rPr>
            </w:pPr>
            <w:r w:rsidDel="00000000" w:rsidR="00000000" w:rsidRPr="00000000">
              <w:rPr>
                <w:sz w:val="18"/>
                <w:szCs w:val="18"/>
                <w:rtl w:val="0"/>
              </w:rPr>
              <w:t xml:space="preserve">Thời gian tải Dashboard dưới 2 giây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815">
            <w:pPr>
              <w:spacing w:after="0" w:line="240" w:lineRule="auto"/>
              <w:ind w:firstLine="0"/>
              <w:jc w:val="left"/>
              <w:rPr>
                <w:sz w:val="22"/>
                <w:szCs w:val="22"/>
              </w:rPr>
            </w:pPr>
            <w:r w:rsidDel="00000000" w:rsidR="00000000" w:rsidRPr="00000000">
              <w:rPr>
                <w:sz w:val="18"/>
                <w:szCs w:val="18"/>
                <w:rtl w:val="0"/>
              </w:rPr>
              <w:t xml:space="preserve">Đo bằng browser DevTools với 50 bản ghi KPI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816">
            <w:pPr>
              <w:spacing w:after="0" w:line="240" w:lineRule="auto"/>
              <w:ind w:firstLine="0"/>
              <w:jc w:val="center"/>
              <w:rPr>
                <w:sz w:val="22"/>
                <w:szCs w:val="22"/>
              </w:rPr>
            </w:pPr>
            <w:r w:rsidDel="00000000" w:rsidR="00000000" w:rsidRPr="00000000">
              <w:rPr>
                <w:sz w:val="18"/>
                <w:szCs w:val="18"/>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817">
            <w:pPr>
              <w:spacing w:after="0" w:line="240" w:lineRule="auto"/>
              <w:ind w:firstLine="0"/>
              <w:jc w:val="left"/>
              <w:rPr>
                <w:sz w:val="22"/>
                <w:szCs w:val="22"/>
              </w:rPr>
            </w:pPr>
            <w:r w:rsidDel="00000000" w:rsidR="00000000" w:rsidRPr="00000000">
              <w:rPr>
                <w:sz w:val="18"/>
                <w:szCs w:val="18"/>
                <w:rtl w:val="0"/>
              </w:rPr>
              <w:t xml:space="preserve">Báo cáo xuất đúng định dạng Excel/PDF với dữ liệu chính xác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818">
            <w:pPr>
              <w:spacing w:after="0" w:line="240" w:lineRule="auto"/>
              <w:ind w:firstLine="0"/>
              <w:jc w:val="left"/>
              <w:rPr>
                <w:sz w:val="22"/>
                <w:szCs w:val="22"/>
              </w:rPr>
            </w:pPr>
            <w:r w:rsidDel="00000000" w:rsidR="00000000" w:rsidRPr="00000000">
              <w:rPr>
                <w:sz w:val="18"/>
                <w:szCs w:val="18"/>
                <w:rtl w:val="0"/>
              </w:rPr>
              <w:t xml:space="preserve">Xuất file và đối chiếu số liệu với dữ liệu trên màn hình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819">
            <w:pPr>
              <w:spacing w:after="0" w:line="240" w:lineRule="auto"/>
              <w:ind w:firstLine="0"/>
              <w:jc w:val="center"/>
              <w:rPr>
                <w:sz w:val="22"/>
                <w:szCs w:val="22"/>
              </w:rPr>
            </w:pPr>
            <w:r w:rsidDel="00000000" w:rsidR="00000000" w:rsidRPr="00000000">
              <w:rPr>
                <w:sz w:val="18"/>
                <w:szCs w:val="18"/>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81A">
            <w:pPr>
              <w:spacing w:after="0" w:line="240" w:lineRule="auto"/>
              <w:ind w:firstLine="0"/>
              <w:jc w:val="left"/>
              <w:rPr>
                <w:sz w:val="22"/>
                <w:szCs w:val="22"/>
              </w:rPr>
            </w:pPr>
            <w:r w:rsidDel="00000000" w:rsidR="00000000" w:rsidRPr="00000000">
              <w:rPr>
                <w:sz w:val="18"/>
                <w:szCs w:val="18"/>
                <w:rtl w:val="0"/>
              </w:rPr>
              <w:t xml:space="preserve">Bàn giao đầy đủ tài liệu: Mã nguồn, Tài liệu kỹ thuật, Cẩm nang vận hành, Video hướng dẫn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81B">
            <w:pPr>
              <w:spacing w:after="0" w:line="240" w:lineRule="auto"/>
              <w:ind w:firstLine="0"/>
              <w:jc w:val="left"/>
              <w:rPr>
                <w:sz w:val="22"/>
                <w:szCs w:val="22"/>
              </w:rPr>
            </w:pPr>
            <w:r w:rsidDel="00000000" w:rsidR="00000000" w:rsidRPr="00000000">
              <w:rPr>
                <w:sz w:val="18"/>
                <w:szCs w:val="18"/>
                <w:rtl w:val="0"/>
              </w:rPr>
              <w:t xml:space="preserve">Kiểm tra danh mục tài liệu bàn giao</w:t>
            </w:r>
            <w:r w:rsidDel="00000000" w:rsidR="00000000" w:rsidRPr="00000000">
              <w:rPr>
                <w:rtl w:val="0"/>
              </w:rPr>
            </w:r>
          </w:p>
        </w:tc>
      </w:tr>
    </w:tbl>
    <w:p w:rsidR="00000000" w:rsidDel="00000000" w:rsidP="00000000" w:rsidRDefault="00000000" w:rsidRPr="00000000" w14:paraId="0000081C">
      <w:pPr>
        <w:spacing w:after="0" w:before="120" w:line="240" w:lineRule="auto"/>
        <w:ind w:firstLine="0"/>
        <w:jc w:val="left"/>
        <w:rPr>
          <w:sz w:val="22"/>
          <w:szCs w:val="22"/>
        </w:rPr>
      </w:pPr>
      <w:r w:rsidDel="00000000" w:rsidR="00000000" w:rsidRPr="00000000">
        <w:rPr>
          <w:rtl w:val="0"/>
        </w:rPr>
      </w:r>
    </w:p>
    <w:p w:rsidR="00000000" w:rsidDel="00000000" w:rsidP="00000000" w:rsidRDefault="00000000" w:rsidRPr="00000000" w14:paraId="0000081D">
      <w:pPr>
        <w:spacing w:after="60" w:before="60" w:line="360" w:lineRule="auto"/>
        <w:ind w:firstLine="0"/>
        <w:rPr>
          <w:sz w:val="22"/>
          <w:szCs w:val="22"/>
        </w:rPr>
      </w:pPr>
      <w:r w:rsidDel="00000000" w:rsidR="00000000" w:rsidRPr="00000000">
        <w:rPr>
          <w:sz w:val="22"/>
          <w:szCs w:val="22"/>
          <w:rtl w:val="0"/>
        </w:rPr>
        <w:t xml:space="preserve">Thành phần tham gia nghiệm thu: Đại diện Chủ đầu tư (01 người), Đại diện đơn vị phát triển – PM Ngô Văn Công (01 người), QA Lead Huỳnh Phước Phú (01 người), Đại diện người dùng cuối (02–03 người), Hội đồng kỹ thuật của chủ đầu tư (theo quy định).</w:t>
      </w:r>
    </w:p>
    <w:p w:rsidR="00000000" w:rsidDel="00000000" w:rsidP="00000000" w:rsidRDefault="00000000" w:rsidRPr="00000000" w14:paraId="0000081E">
      <w:pPr>
        <w:spacing w:after="0" w:before="80" w:line="240" w:lineRule="auto"/>
        <w:ind w:firstLine="0"/>
        <w:jc w:val="left"/>
        <w:rPr>
          <w:sz w:val="22"/>
          <w:szCs w:val="22"/>
        </w:rPr>
      </w:pPr>
      <w:r w:rsidDel="00000000" w:rsidR="00000000" w:rsidRPr="00000000">
        <w:rPr>
          <w:rtl w:val="0"/>
        </w:rPr>
      </w:r>
    </w:p>
    <w:p w:rsidR="00000000" w:rsidDel="00000000" w:rsidP="00000000" w:rsidRDefault="00000000" w:rsidRPr="00000000" w14:paraId="0000081F">
      <w:pPr>
        <w:pStyle w:val="Heading2"/>
        <w:keepNext w:val="0"/>
        <w:keepLines w:val="0"/>
        <w:spacing w:after="120" w:before="240" w:line="240" w:lineRule="auto"/>
        <w:ind w:left="0" w:firstLine="0"/>
        <w:rPr>
          <w:b w:val="1"/>
          <w:bCs w:val="1"/>
          <w:color w:val="2e75b6"/>
          <w:sz w:val="24"/>
          <w:szCs w:val="24"/>
        </w:rPr>
      </w:pPr>
      <w:bookmarkStart w:colFirst="0" w:colLast="0" w:name="_rnha5delukav" w:id="77"/>
      <w:bookmarkEnd w:id="77"/>
      <w:r w:rsidDel="00000000" w:rsidR="00000000" w:rsidRPr="00000000">
        <w:rPr>
          <w:b w:val="1"/>
          <w:bCs w:val="1"/>
          <w:color w:val="2e75b6"/>
          <w:sz w:val="24"/>
          <w:szCs w:val="24"/>
          <w:rtl w:val="0"/>
        </w:rPr>
        <w:t xml:space="preserve">6. Cam kết của đơn vị phát triển về quá trình bảo hành và hỗ trợ sau khi hệ thống đưa vào vận hành, khai thác</w:t>
      </w:r>
    </w:p>
    <w:p w:rsidR="00000000" w:rsidDel="00000000" w:rsidP="00000000" w:rsidRDefault="00000000" w:rsidRPr="00000000" w14:paraId="00000820">
      <w:pPr>
        <w:spacing w:after="60" w:before="60" w:line="360" w:lineRule="auto"/>
        <w:ind w:firstLine="0"/>
        <w:rPr>
          <w:sz w:val="22"/>
          <w:szCs w:val="22"/>
        </w:rPr>
      </w:pPr>
      <w:r w:rsidDel="00000000" w:rsidR="00000000" w:rsidRPr="00000000">
        <w:rPr>
          <w:sz w:val="22"/>
          <w:szCs w:val="22"/>
          <w:rtl w:val="0"/>
        </w:rPr>
        <w:t xml:space="preserve">Đơn vị phát triển cam kết cung cấp dịch vụ bảo hành và hỗ trợ sau triển khai như sau:</w:t>
      </w:r>
    </w:p>
    <w:p w:rsidR="00000000" w:rsidDel="00000000" w:rsidP="00000000" w:rsidRDefault="00000000" w:rsidRPr="00000000" w14:paraId="00000821">
      <w:pPr>
        <w:spacing w:after="0" w:before="80" w:line="240" w:lineRule="auto"/>
        <w:ind w:firstLine="0"/>
        <w:jc w:val="left"/>
        <w:rPr>
          <w:sz w:val="22"/>
          <w:szCs w:val="22"/>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22">
            <w:pPr>
              <w:spacing w:after="0" w:line="240" w:lineRule="auto"/>
              <w:ind w:firstLine="0"/>
              <w:jc w:val="center"/>
              <w:rPr>
                <w:sz w:val="22"/>
                <w:szCs w:val="22"/>
              </w:rPr>
            </w:pPr>
            <w:r w:rsidDel="00000000" w:rsidR="00000000" w:rsidRPr="00000000">
              <w:rPr>
                <w:b w:val="1"/>
                <w:bCs w:val="1"/>
                <w:color w:val="ffffff"/>
                <w:sz w:val="18"/>
                <w:szCs w:val="18"/>
                <w:rtl w:val="0"/>
              </w:rPr>
              <w:t xml:space="preserve">Hạng mục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23">
            <w:pPr>
              <w:spacing w:after="0" w:line="240" w:lineRule="auto"/>
              <w:ind w:firstLine="0"/>
              <w:jc w:val="center"/>
              <w:rPr>
                <w:sz w:val="22"/>
                <w:szCs w:val="22"/>
              </w:rPr>
            </w:pPr>
            <w:r w:rsidDel="00000000" w:rsidR="00000000" w:rsidRPr="00000000">
              <w:rPr>
                <w:b w:val="1"/>
                <w:bCs w:val="1"/>
                <w:color w:val="ffffff"/>
                <w:sz w:val="18"/>
                <w:szCs w:val="18"/>
                <w:rtl w:val="0"/>
              </w:rPr>
              <w:t xml:space="preserve">Nội dung cam kết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824">
            <w:pPr>
              <w:spacing w:after="0" w:line="240" w:lineRule="auto"/>
              <w:ind w:firstLine="0"/>
              <w:jc w:val="left"/>
              <w:rPr>
                <w:sz w:val="22"/>
                <w:szCs w:val="22"/>
              </w:rPr>
            </w:pPr>
            <w:r w:rsidDel="00000000" w:rsidR="00000000" w:rsidRPr="00000000">
              <w:rPr>
                <w:b w:val="1"/>
                <w:bCs w:val="1"/>
                <w:sz w:val="18"/>
                <w:szCs w:val="18"/>
                <w:rtl w:val="0"/>
              </w:rPr>
              <w:t xml:space="preserve">Thời gian bảo hành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825">
            <w:pPr>
              <w:spacing w:after="0" w:line="240" w:lineRule="auto"/>
              <w:ind w:firstLine="0"/>
              <w:jc w:val="left"/>
              <w:rPr>
                <w:sz w:val="22"/>
                <w:szCs w:val="22"/>
              </w:rPr>
            </w:pPr>
            <w:r w:rsidDel="00000000" w:rsidR="00000000" w:rsidRPr="00000000">
              <w:rPr>
                <w:sz w:val="18"/>
                <w:szCs w:val="18"/>
                <w:rtl w:val="0"/>
              </w:rPr>
              <w:t xml:space="preserve">12 tháng kể từ ngày ký biên bản nghiệm thu chính thức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826">
            <w:pPr>
              <w:spacing w:after="0" w:line="240" w:lineRule="auto"/>
              <w:ind w:firstLine="0"/>
              <w:jc w:val="left"/>
              <w:rPr>
                <w:sz w:val="22"/>
                <w:szCs w:val="22"/>
              </w:rPr>
            </w:pPr>
            <w:r w:rsidDel="00000000" w:rsidR="00000000" w:rsidRPr="00000000">
              <w:rPr>
                <w:b w:val="1"/>
                <w:bCs w:val="1"/>
                <w:sz w:val="18"/>
                <w:szCs w:val="18"/>
                <w:rtl w:val="0"/>
              </w:rPr>
              <w:t xml:space="preserve">Phạm vi bảo hành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827">
            <w:pPr>
              <w:spacing w:after="0" w:line="240" w:lineRule="auto"/>
              <w:ind w:firstLine="0"/>
              <w:jc w:val="left"/>
              <w:rPr>
                <w:sz w:val="22"/>
                <w:szCs w:val="22"/>
              </w:rPr>
            </w:pPr>
            <w:r w:rsidDel="00000000" w:rsidR="00000000" w:rsidRPr="00000000">
              <w:rPr>
                <w:sz w:val="18"/>
                <w:szCs w:val="18"/>
                <w:rtl w:val="0"/>
              </w:rPr>
              <w:t xml:space="preserve">Toàn bộ chức năng phần mềm được nghiệm thu; lỗi phát sinh do code (không bao gồm thay đổi yêu cầu mới hoặc sự cố hạ tầng ngoài phạm vi bàn giao)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828">
            <w:pPr>
              <w:spacing w:after="0" w:line="240" w:lineRule="auto"/>
              <w:ind w:firstLine="0"/>
              <w:jc w:val="left"/>
              <w:rPr>
                <w:sz w:val="22"/>
                <w:szCs w:val="22"/>
              </w:rPr>
            </w:pPr>
            <w:r w:rsidDel="00000000" w:rsidR="00000000" w:rsidRPr="00000000">
              <w:rPr>
                <w:b w:val="1"/>
                <w:bCs w:val="1"/>
                <w:sz w:val="18"/>
                <w:szCs w:val="18"/>
                <w:rtl w:val="0"/>
              </w:rPr>
              <w:t xml:space="preserve">Thời gian phản hồi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829">
            <w:pPr>
              <w:spacing w:after="0" w:line="240" w:lineRule="auto"/>
              <w:ind w:firstLine="0"/>
              <w:jc w:val="left"/>
              <w:rPr>
                <w:sz w:val="22"/>
                <w:szCs w:val="22"/>
              </w:rPr>
            </w:pPr>
            <w:r w:rsidDel="00000000" w:rsidR="00000000" w:rsidRPr="00000000">
              <w:rPr>
                <w:sz w:val="18"/>
                <w:szCs w:val="18"/>
                <w:rtl w:val="0"/>
              </w:rPr>
              <w:t xml:space="preserve">Lỗi Severity 1 (hệ thống không hoạt động): phản hồi trong 4 giờ làm việc, khắc phục trong 24 giờ. Lỗi Severity 2–3: phản hồi trong 1 ngày, khắc phục trong 5 ngày làm việc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82A">
            <w:pPr>
              <w:spacing w:after="0" w:line="240" w:lineRule="auto"/>
              <w:ind w:firstLine="0"/>
              <w:jc w:val="left"/>
              <w:rPr>
                <w:sz w:val="22"/>
                <w:szCs w:val="22"/>
              </w:rPr>
            </w:pPr>
            <w:r w:rsidDel="00000000" w:rsidR="00000000" w:rsidRPr="00000000">
              <w:rPr>
                <w:b w:val="1"/>
                <w:bCs w:val="1"/>
                <w:sz w:val="18"/>
                <w:szCs w:val="18"/>
                <w:rtl w:val="0"/>
              </w:rPr>
              <w:t xml:space="preserve">Kênh hỗ trợ</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82B">
            <w:pPr>
              <w:spacing w:after="0" w:line="240" w:lineRule="auto"/>
              <w:ind w:firstLine="0"/>
              <w:jc w:val="left"/>
              <w:rPr>
                <w:sz w:val="22"/>
                <w:szCs w:val="22"/>
              </w:rPr>
            </w:pPr>
            <w:r w:rsidDel="00000000" w:rsidR="00000000" w:rsidRPr="00000000">
              <w:rPr>
                <w:sz w:val="18"/>
                <w:szCs w:val="18"/>
                <w:rtl w:val="0"/>
              </w:rPr>
              <w:t xml:space="preserve">Email kỹ thuật, Microsoft Teams channel hỗ trợ riêng, hotline trong giờ hành chính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82C">
            <w:pPr>
              <w:spacing w:after="0" w:line="240" w:lineRule="auto"/>
              <w:ind w:firstLine="0"/>
              <w:jc w:val="left"/>
              <w:rPr>
                <w:sz w:val="22"/>
                <w:szCs w:val="22"/>
              </w:rPr>
            </w:pPr>
            <w:r w:rsidDel="00000000" w:rsidR="00000000" w:rsidRPr="00000000">
              <w:rPr>
                <w:b w:val="1"/>
                <w:bCs w:val="1"/>
                <w:sz w:val="18"/>
                <w:szCs w:val="18"/>
                <w:rtl w:val="0"/>
              </w:rPr>
              <w:t xml:space="preserve">Cập nhật bảo mật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82D">
            <w:pPr>
              <w:spacing w:after="0" w:line="240" w:lineRule="auto"/>
              <w:ind w:firstLine="0"/>
              <w:jc w:val="left"/>
              <w:rPr>
                <w:sz w:val="22"/>
                <w:szCs w:val="22"/>
              </w:rPr>
            </w:pPr>
            <w:r w:rsidDel="00000000" w:rsidR="00000000" w:rsidRPr="00000000">
              <w:rPr>
                <w:sz w:val="18"/>
                <w:szCs w:val="18"/>
                <w:rtl w:val="0"/>
              </w:rPr>
              <w:t xml:space="preserve">Vá lỗi bảo mật (security patch) miễn phí trong suốt thời gian bảo hành khi phát hiện lỗ hổng mức Critical/High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82E">
            <w:pPr>
              <w:spacing w:after="0" w:line="240" w:lineRule="auto"/>
              <w:ind w:firstLine="0"/>
              <w:jc w:val="left"/>
              <w:rPr>
                <w:sz w:val="22"/>
                <w:szCs w:val="22"/>
              </w:rPr>
            </w:pPr>
            <w:r w:rsidDel="00000000" w:rsidR="00000000" w:rsidRPr="00000000">
              <w:rPr>
                <w:b w:val="1"/>
                <w:bCs w:val="1"/>
                <w:sz w:val="18"/>
                <w:szCs w:val="18"/>
                <w:rtl w:val="0"/>
              </w:rPr>
              <w:t xml:space="preserve">Hỗ trợ nâng cấp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82F">
            <w:pPr>
              <w:spacing w:after="0" w:line="240" w:lineRule="auto"/>
              <w:ind w:firstLine="0"/>
              <w:jc w:val="left"/>
              <w:rPr>
                <w:sz w:val="22"/>
                <w:szCs w:val="22"/>
              </w:rPr>
            </w:pPr>
            <w:r w:rsidDel="00000000" w:rsidR="00000000" w:rsidRPr="00000000">
              <w:rPr>
                <w:sz w:val="18"/>
                <w:szCs w:val="18"/>
                <w:rtl w:val="0"/>
              </w:rPr>
              <w:t xml:space="preserve">Tư vấn miễn phí cho các yêu cầu thay đổi nhỏ (minor change) không vượt quá 20% phạm vi bàn giao ban đầu</w:t>
            </w:r>
            <w:r w:rsidDel="00000000" w:rsidR="00000000" w:rsidRPr="00000000">
              <w:rPr>
                <w:rtl w:val="0"/>
              </w:rPr>
            </w:r>
          </w:p>
        </w:tc>
      </w:tr>
    </w:tbl>
    <w:p w:rsidR="00000000" w:rsidDel="00000000" w:rsidP="00000000" w:rsidRDefault="00000000" w:rsidRPr="00000000" w14:paraId="00000830">
      <w:pPr>
        <w:spacing w:after="0" w:before="120" w:line="240" w:lineRule="auto"/>
        <w:ind w:firstLine="0"/>
        <w:jc w:val="left"/>
        <w:rPr>
          <w:sz w:val="22"/>
          <w:szCs w:val="22"/>
        </w:rPr>
      </w:pPr>
      <w:r w:rsidDel="00000000" w:rsidR="00000000" w:rsidRPr="00000000">
        <w:rPr>
          <w:rtl w:val="0"/>
        </w:rPr>
      </w:r>
    </w:p>
    <w:p w:rsidR="00000000" w:rsidDel="00000000" w:rsidP="00000000" w:rsidRDefault="00000000" w:rsidRPr="00000000" w14:paraId="00000831">
      <w:pPr>
        <w:spacing w:after="60" w:before="60" w:line="360" w:lineRule="auto"/>
        <w:ind w:firstLine="0"/>
        <w:rPr>
          <w:sz w:val="22"/>
          <w:szCs w:val="22"/>
        </w:rPr>
      </w:pPr>
      <w:r w:rsidDel="00000000" w:rsidR="00000000" w:rsidRPr="00000000">
        <w:rPr>
          <w:sz w:val="22"/>
          <w:szCs w:val="22"/>
          <w:rtl w:val="0"/>
        </w:rPr>
        <w:t xml:space="preserve">Sau thời gian bảo hành, đơn vị phát triển sẵn sàng ký kết hợp đồng bảo trì, nâng cấp định kỳ (Phase 2 – Advanced Features) theo nhu cầu thực tế của tổ chức, bao gồm tích hợp Power BI, tính năng quản lý portfolio dự án và tối ưu hóa hiệu năng cho quy mô người dùng lớn hơn.</w:t>
      </w:r>
    </w:p>
    <w:p w:rsidR="00000000" w:rsidDel="00000000" w:rsidP="00000000" w:rsidRDefault="00000000" w:rsidRPr="00000000" w14:paraId="00000832">
      <w:pPr>
        <w:spacing w:after="60" w:before="60" w:line="360" w:lineRule="auto"/>
        <w:ind w:firstLine="0"/>
        <w:rPr>
          <w:b w:val="1"/>
          <w:bCs w:val="1"/>
          <w:color w:val="1f4e79"/>
          <w:sz w:val="36"/>
          <w:szCs w:val="36"/>
        </w:rPr>
      </w:pPr>
      <w:r w:rsidDel="00000000" w:rsidR="00000000" w:rsidRPr="00000000">
        <w:rPr>
          <w:rtl w:val="0"/>
        </w:rPr>
      </w:r>
    </w:p>
    <w:p w:rsidR="00000000" w:rsidDel="00000000" w:rsidP="00000000" w:rsidRDefault="00000000" w:rsidRPr="00000000" w14:paraId="00000833">
      <w:pPr>
        <w:rPr/>
        <w:sectPr>
          <w:type w:val="nextPage"/>
          <w:pgSz w:h="15840" w:w="12240" w:orient="portrait"/>
          <w:pgMar w:bottom="1440" w:top="1440" w:left="1440" w:right="1181" w:header="720" w:footer="720"/>
          <w:pgNumType w:start="1"/>
        </w:sectPr>
      </w:pPr>
      <w:r w:rsidDel="00000000" w:rsidR="00000000" w:rsidRPr="00000000">
        <w:rPr>
          <w:rtl w:val="0"/>
        </w:rPr>
      </w:r>
    </w:p>
    <w:p w:rsidR="00000000" w:rsidDel="00000000" w:rsidP="00000000" w:rsidRDefault="00000000" w:rsidRPr="00000000" w14:paraId="000008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181" w:header="720" w:footer="720"/>
          <w:pgNumType w:start="1"/>
        </w:sectPr>
      </w:pPr>
      <w:bookmarkStart w:colFirst="0" w:colLast="0" w:name="_40dv8xzfoz7j" w:id="78"/>
      <w:bookmarkEnd w:id="78"/>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Phụ lục</w:t>
      </w:r>
      <w:r w:rsidDel="00000000" w:rsidR="00000000" w:rsidRPr="00000000">
        <w:rPr>
          <w:rtl w:val="0"/>
        </w:rPr>
      </w:r>
    </w:p>
    <w:p w:rsidR="00000000" w:rsidDel="00000000" w:rsidP="00000000" w:rsidRDefault="00000000" w:rsidRPr="00000000" w14:paraId="00000835">
      <w:pPr>
        <w:pStyle w:val="Heading1"/>
        <w:keepNext w:val="0"/>
        <w:keepLines w:val="0"/>
        <w:spacing w:after="120" w:before="480" w:lineRule="auto"/>
        <w:rPr>
          <w:b w:val="1"/>
          <w:bCs w:val="1"/>
          <w:sz w:val="46"/>
          <w:szCs w:val="46"/>
        </w:rPr>
      </w:pPr>
      <w:bookmarkStart w:colFirst="0" w:colLast="0" w:name="_l2bvcqesni1g" w:id="79"/>
      <w:bookmarkEnd w:id="79"/>
      <w:r w:rsidDel="00000000" w:rsidR="00000000" w:rsidRPr="00000000">
        <w:rPr>
          <w:b w:val="1"/>
          <w:bCs w:val="1"/>
          <w:sz w:val="46"/>
          <w:szCs w:val="46"/>
          <w:rtl w:val="0"/>
        </w:rPr>
        <w:t xml:space="preserve">PHỤ LỤC I</w:t>
      </w:r>
    </w:p>
    <w:p w:rsidR="00000000" w:rsidDel="00000000" w:rsidP="00000000" w:rsidRDefault="00000000" w:rsidRPr="00000000" w14:paraId="00000836">
      <w:pPr>
        <w:spacing w:after="120" w:before="120" w:line="276" w:lineRule="auto"/>
        <w:ind w:firstLine="0"/>
        <w:jc w:val="center"/>
        <w:rPr>
          <w:b w:val="1"/>
          <w:bCs w:val="1"/>
        </w:rPr>
      </w:pPr>
      <w:r w:rsidDel="00000000" w:rsidR="00000000" w:rsidRPr="00000000">
        <w:rPr>
          <w:b w:val="1"/>
          <w:bCs w:val="1"/>
          <w:rtl w:val="0"/>
        </w:rPr>
        <w:t xml:space="preserve">BẢNG MÔ TẢ CHI TIẾT USE CASE CỦA HỆ THỐNG PHẦN MỀM</w:t>
      </w:r>
    </w:p>
    <w:p w:rsidR="00000000" w:rsidDel="00000000" w:rsidP="00000000" w:rsidRDefault="00000000" w:rsidRPr="00000000" w14:paraId="00000837">
      <w:pPr>
        <w:rPr>
          <w:sz w:val="26"/>
          <w:szCs w:val="26"/>
        </w:rPr>
      </w:pPr>
      <w:r w:rsidDel="00000000" w:rsidR="00000000" w:rsidRPr="00000000">
        <w:rPr>
          <w:rtl w:val="0"/>
        </w:rPr>
      </w:r>
    </w:p>
    <w:p w:rsidR="00000000" w:rsidDel="00000000" w:rsidP="00000000" w:rsidRDefault="00000000" w:rsidRPr="00000000" w14:paraId="00000838">
      <w:pPr>
        <w:spacing w:after="120" w:before="120" w:line="276" w:lineRule="auto"/>
        <w:ind w:firstLine="0"/>
        <w:rPr/>
      </w:pPr>
      <w:r w:rsidDel="00000000" w:rsidR="00000000" w:rsidRPr="00000000">
        <w:rPr>
          <w:rtl w:val="0"/>
        </w:rPr>
        <w:t xml:space="preserve"> </w:t>
      </w:r>
    </w:p>
    <w:p w:rsidR="00000000" w:rsidDel="00000000" w:rsidP="00000000" w:rsidRDefault="00000000" w:rsidRPr="00000000" w14:paraId="00000839">
      <w:pPr>
        <w:pStyle w:val="Heading1"/>
        <w:keepNext w:val="0"/>
        <w:keepLines w:val="0"/>
        <w:spacing w:after="120" w:before="480" w:lineRule="auto"/>
        <w:rPr>
          <w:b w:val="1"/>
          <w:bCs w:val="1"/>
          <w:sz w:val="46"/>
          <w:szCs w:val="46"/>
        </w:rPr>
      </w:pPr>
      <w:bookmarkStart w:colFirst="0" w:colLast="0" w:name="_a2yuxkqp8xx" w:id="80"/>
      <w:bookmarkEnd w:id="80"/>
      <w:r w:rsidDel="00000000" w:rsidR="00000000" w:rsidRPr="00000000">
        <w:rPr>
          <w:b w:val="1"/>
          <w:bCs w:val="1"/>
          <w:sz w:val="46"/>
          <w:szCs w:val="46"/>
          <w:rtl w:val="0"/>
        </w:rPr>
        <w:t xml:space="preserve">PHỤ LỤC II</w:t>
      </w:r>
    </w:p>
    <w:p w:rsidR="00000000" w:rsidDel="00000000" w:rsidP="00000000" w:rsidRDefault="00000000" w:rsidRPr="00000000" w14:paraId="0000083A">
      <w:pPr>
        <w:spacing w:after="120" w:before="120" w:line="276" w:lineRule="auto"/>
        <w:ind w:firstLine="0"/>
        <w:jc w:val="center"/>
        <w:rPr>
          <w:b w:val="1"/>
          <w:bCs w:val="1"/>
        </w:rPr>
      </w:pPr>
      <w:r w:rsidDel="00000000" w:rsidR="00000000" w:rsidRPr="00000000">
        <w:rPr>
          <w:b w:val="1"/>
          <w:bCs w:val="1"/>
          <w:rtl w:val="0"/>
        </w:rPr>
        <w:t xml:space="preserve">NỘI DUNG KHẢO SÁT YÊU CẦU CỦA CHỦ ĐẦU TƯ</w:t>
      </w:r>
    </w:p>
    <w:p w:rsidR="00000000" w:rsidDel="00000000" w:rsidP="00000000" w:rsidRDefault="00000000" w:rsidRPr="00000000" w14:paraId="0000083B">
      <w:pPr>
        <w:rPr>
          <w:sz w:val="26"/>
          <w:szCs w:val="26"/>
        </w:rPr>
      </w:pPr>
      <w:r w:rsidDel="00000000" w:rsidR="00000000" w:rsidRPr="00000000">
        <w:rPr>
          <w:rtl w:val="0"/>
        </w:rPr>
      </w:r>
    </w:p>
    <w:p w:rsidR="00000000" w:rsidDel="00000000" w:rsidP="00000000" w:rsidRDefault="00000000" w:rsidRPr="00000000" w14:paraId="0000083C">
      <w:pPr>
        <w:spacing w:after="120" w:before="120" w:line="276" w:lineRule="auto"/>
        <w:ind w:firstLine="0"/>
        <w:rPr/>
      </w:pPr>
      <w:r w:rsidDel="00000000" w:rsidR="00000000" w:rsidRPr="00000000">
        <w:rPr>
          <w:rtl w:val="0"/>
        </w:rPr>
        <w:t xml:space="preserve"> </w:t>
      </w:r>
    </w:p>
    <w:p w:rsidR="00000000" w:rsidDel="00000000" w:rsidP="00000000" w:rsidRDefault="00000000" w:rsidRPr="00000000" w14:paraId="0000083D">
      <w:pPr>
        <w:pStyle w:val="Heading1"/>
        <w:keepNext w:val="0"/>
        <w:keepLines w:val="0"/>
        <w:spacing w:after="120" w:before="480" w:lineRule="auto"/>
        <w:rPr>
          <w:b w:val="1"/>
          <w:bCs w:val="1"/>
          <w:sz w:val="46"/>
          <w:szCs w:val="46"/>
        </w:rPr>
      </w:pPr>
      <w:bookmarkStart w:colFirst="0" w:colLast="0" w:name="_r4audo5pfujm" w:id="81"/>
      <w:bookmarkEnd w:id="81"/>
      <w:r w:rsidDel="00000000" w:rsidR="00000000" w:rsidRPr="00000000">
        <w:rPr>
          <w:b w:val="1"/>
          <w:bCs w:val="1"/>
          <w:sz w:val="46"/>
          <w:szCs w:val="46"/>
          <w:rtl w:val="0"/>
        </w:rPr>
        <w:t xml:space="preserve">PHỤ LỤC III</w:t>
      </w:r>
    </w:p>
    <w:p w:rsidR="00000000" w:rsidDel="00000000" w:rsidP="00000000" w:rsidRDefault="00000000" w:rsidRPr="00000000" w14:paraId="0000083E">
      <w:pPr>
        <w:spacing w:after="120" w:before="120" w:line="276" w:lineRule="auto"/>
        <w:ind w:firstLine="0"/>
        <w:jc w:val="center"/>
        <w:rPr>
          <w:b w:val="1"/>
          <w:bCs w:val="1"/>
        </w:rPr>
      </w:pPr>
      <w:r w:rsidDel="00000000" w:rsidR="00000000" w:rsidRPr="00000000">
        <w:rPr>
          <w:b w:val="1"/>
          <w:bCs w:val="1"/>
          <w:rtl w:val="0"/>
        </w:rPr>
        <w:t xml:space="preserve">CÁC BIỂU MẪU BÁO CÁO</w:t>
      </w:r>
    </w:p>
    <w:p w:rsidR="00000000" w:rsidDel="00000000" w:rsidP="00000000" w:rsidRDefault="00000000" w:rsidRPr="00000000" w14:paraId="0000083F">
      <w:pPr>
        <w:rPr>
          <w:sz w:val="26"/>
          <w:szCs w:val="26"/>
        </w:rPr>
      </w:pPr>
      <w:r w:rsidDel="00000000" w:rsidR="00000000" w:rsidRPr="00000000">
        <w:rPr>
          <w:rtl w:val="0"/>
        </w:rPr>
      </w:r>
    </w:p>
    <w:p w:rsidR="00000000" w:rsidDel="00000000" w:rsidP="00000000" w:rsidRDefault="00000000" w:rsidRPr="00000000" w14:paraId="00000840">
      <w:pPr>
        <w:spacing w:after="120" w:before="120" w:line="276" w:lineRule="auto"/>
        <w:ind w:firstLine="0"/>
        <w:rPr/>
      </w:pPr>
      <w:r w:rsidDel="00000000" w:rsidR="00000000" w:rsidRPr="00000000">
        <w:rPr>
          <w:rtl w:val="0"/>
        </w:rPr>
        <w:t xml:space="preserve"> </w:t>
      </w:r>
    </w:p>
    <w:p w:rsidR="00000000" w:rsidDel="00000000" w:rsidP="00000000" w:rsidRDefault="00000000" w:rsidRPr="00000000" w14:paraId="00000841">
      <w:pPr>
        <w:pStyle w:val="Heading1"/>
        <w:keepNext w:val="0"/>
        <w:keepLines w:val="0"/>
        <w:spacing w:after="120" w:before="480" w:lineRule="auto"/>
        <w:rPr>
          <w:b w:val="1"/>
          <w:bCs w:val="1"/>
          <w:sz w:val="46"/>
          <w:szCs w:val="46"/>
        </w:rPr>
      </w:pPr>
      <w:bookmarkStart w:colFirst="0" w:colLast="0" w:name="_t30yi5s1peby" w:id="82"/>
      <w:bookmarkEnd w:id="82"/>
      <w:r w:rsidDel="00000000" w:rsidR="00000000" w:rsidRPr="00000000">
        <w:rPr>
          <w:b w:val="1"/>
          <w:bCs w:val="1"/>
          <w:sz w:val="46"/>
          <w:szCs w:val="46"/>
          <w:rtl w:val="0"/>
        </w:rPr>
        <w:t xml:space="preserve">PHỤ LỤC IV</w:t>
      </w:r>
    </w:p>
    <w:p w:rsidR="00000000" w:rsidDel="00000000" w:rsidP="00000000" w:rsidRDefault="00000000" w:rsidRPr="00000000" w14:paraId="00000842">
      <w:pPr>
        <w:spacing w:after="120" w:before="120" w:line="276" w:lineRule="auto"/>
        <w:ind w:firstLine="0"/>
        <w:jc w:val="center"/>
        <w:rPr>
          <w:b w:val="1"/>
          <w:bCs w:val="1"/>
        </w:rPr>
      </w:pPr>
      <w:r w:rsidDel="00000000" w:rsidR="00000000" w:rsidRPr="00000000">
        <w:rPr>
          <w:b w:val="1"/>
          <w:bCs w:val="1"/>
          <w:rtl w:val="0"/>
        </w:rPr>
        <w:t xml:space="preserve">DANH SÁCH ĐƠN VỊ SỬ DỤNG PHẦN MỀM</w:t>
      </w:r>
    </w:p>
    <w:p w:rsidR="00000000" w:rsidDel="00000000" w:rsidP="00000000" w:rsidRDefault="00000000" w:rsidRPr="00000000" w14:paraId="00000843">
      <w:pPr>
        <w:rPr/>
      </w:pPr>
      <w:r w:rsidDel="00000000" w:rsidR="00000000" w:rsidRPr="00000000">
        <w:rPr>
          <w:rtl w:val="0"/>
        </w:rPr>
      </w:r>
    </w:p>
    <w:sectPr>
      <w:type w:val="nextPage"/>
      <w:pgSz w:h="15840" w:w="12240" w:orient="portrait"/>
      <w:pgMar w:bottom="1440" w:top="1440" w:left="1440"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Caudex">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Roman"/>
      <w:lvlText w:val="%1."/>
      <w:lvlJc w:val="righ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1">
    <w:lvl w:ilvl="0">
      <w:start w:val="1"/>
      <w:numFmt w:val="upperRoman"/>
      <w:lvlText w:val="%1."/>
      <w:lvlJc w:val="righ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160" w:line="278.00000000000006"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000000"/>
      <w:sz w:val="32"/>
      <w:szCs w:val="32"/>
    </w:rPr>
  </w:style>
  <w:style w:type="paragraph" w:styleId="Heading2">
    <w:name w:val="heading 2"/>
    <w:basedOn w:val="Normal"/>
    <w:next w:val="Normal"/>
    <w:pPr>
      <w:keepNext w:val="1"/>
      <w:keepLines w:val="1"/>
      <w:spacing w:after="0" w:before="40" w:line="279" w:lineRule="auto"/>
      <w:ind w:left="720" w:hanging="360"/>
      <w:jc w:val="left"/>
    </w:pPr>
    <w:rPr>
      <w:color w:val="000000"/>
      <w:sz w:val="26"/>
      <w:szCs w:val="26"/>
    </w:rPr>
  </w:style>
  <w:style w:type="paragraph" w:styleId="Heading3">
    <w:name w:val="heading 3"/>
    <w:basedOn w:val="Normal"/>
    <w:next w:val="Normal"/>
    <w:pPr>
      <w:keepNext w:val="1"/>
      <w:keepLines w:val="1"/>
      <w:spacing w:after="0" w:before="40" w:line="279" w:lineRule="auto"/>
      <w:ind w:left="720" w:hanging="360"/>
      <w:jc w:val="left"/>
    </w:pPr>
    <w:rPr>
      <w:color w:val="000000"/>
    </w:rPr>
  </w:style>
  <w:style w:type="paragraph" w:styleId="Heading4">
    <w:name w:val="heading 4"/>
    <w:basedOn w:val="Normal"/>
    <w:next w:val="Normal"/>
    <w:pPr>
      <w:keepNext w:val="1"/>
      <w:keepLines w:val="1"/>
      <w:spacing w:after="0" w:before="40" w:lineRule="auto"/>
    </w:pPr>
    <w:rPr>
      <w:color w:val="000000"/>
    </w:rPr>
  </w:style>
  <w:style w:type="paragraph" w:styleId="Heading5">
    <w:name w:val="heading 5"/>
    <w:basedOn w:val="Normal"/>
    <w:next w:val="Normal"/>
    <w:pPr>
      <w:keepNext w:val="1"/>
      <w:keepLines w:val="1"/>
      <w:spacing w:after="0" w:before="40" w:lineRule="auto"/>
    </w:pPr>
    <w:rPr>
      <w:rFonts w:ascii="Play" w:cs="Play" w:eastAsia="Play" w:hAnsi="Play"/>
      <w:color w:val="0f4761"/>
    </w:rPr>
  </w:style>
  <w:style w:type="paragraph" w:styleId="Heading6">
    <w:name w:val="heading 6"/>
    <w:basedOn w:val="Normal"/>
    <w:next w:val="Normal"/>
    <w:pPr>
      <w:keepNext w:val="1"/>
      <w:keepLines w:val="1"/>
      <w:spacing w:after="0" w:before="40" w:lineRule="auto"/>
    </w:pPr>
    <w:rPr>
      <w:rFonts w:ascii="Play" w:cs="Play" w:eastAsia="Play" w:hAnsi="Play"/>
      <w:color w:val="0a2f40"/>
    </w:rPr>
  </w:style>
  <w:style w:type="paragraph" w:styleId="Title">
    <w:name w:val="Title"/>
    <w:basedOn w:val="Normal"/>
    <w:next w:val="Normal"/>
    <w:pPr>
      <w:spacing w:after="0" w:line="240" w:lineRule="auto"/>
    </w:pPr>
    <w:rPr>
      <w:rFonts w:ascii="Play" w:cs="Play" w:eastAsia="Play" w:hAnsi="Play"/>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3.png"/><Relationship Id="rId18"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Caudex-boldItalic.ttf"/><Relationship Id="rId5" Type="http://schemas.openxmlformats.org/officeDocument/2006/relationships/font" Target="fonts/Cardo-italic.ttf"/><Relationship Id="rId6" Type="http://schemas.openxmlformats.org/officeDocument/2006/relationships/font" Target="fonts/Caudex-regular.ttf"/><Relationship Id="rId7" Type="http://schemas.openxmlformats.org/officeDocument/2006/relationships/font" Target="fonts/Caudex-bold.ttf"/><Relationship Id="rId8" Type="http://schemas.openxmlformats.org/officeDocument/2006/relationships/font" Target="fonts/Caudex-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